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8A4C7E" w14:textId="77777777" w:rsidR="00CD60D2" w:rsidRDefault="00733D7F">
      <w:pPr>
        <w:pStyle w:val="Heading1"/>
        <w:rPr>
          <w:lang w:val="en-GB"/>
        </w:rPr>
      </w:pPr>
      <w:bookmarkStart w:id="0" w:name="_d0xq85s5znd8"/>
      <w:bookmarkEnd w:id="0"/>
      <w:r>
        <w:rPr>
          <w:lang w:val="en-GB"/>
        </w:rPr>
        <w:t>SUPPLEMENTARY MATERIAL</w:t>
      </w:r>
    </w:p>
    <w:p w14:paraId="15A552D2" w14:textId="77777777" w:rsidR="00CD60D2" w:rsidRDefault="00CD60D2">
      <w:pPr>
        <w:rPr>
          <w:lang w:val="en-GB"/>
        </w:rPr>
      </w:pPr>
    </w:p>
    <w:p w14:paraId="0266FBFD" w14:textId="77777777" w:rsidR="00CD60D2" w:rsidRDefault="00733D7F">
      <w:pPr>
        <w:jc w:val="center"/>
        <w:rPr>
          <w:lang w:val="en-GB"/>
        </w:rPr>
      </w:pPr>
      <w:r>
        <w:rPr>
          <w:b/>
          <w:lang w:val="en-GB"/>
        </w:rPr>
        <w:t>mCSM-PPI2: predicting the effects of mutations on protein-protein interactions</w:t>
      </w:r>
    </w:p>
    <w:p w14:paraId="43DDC724" w14:textId="439FA35D" w:rsidR="00CD60D2" w:rsidRDefault="00733D7F">
      <w:pPr>
        <w:jc w:val="center"/>
        <w:rPr>
          <w:sz w:val="18"/>
          <w:szCs w:val="18"/>
          <w:vertAlign w:val="superscript"/>
          <w:lang w:val="pt-BR"/>
        </w:rPr>
      </w:pPr>
      <w:r>
        <w:rPr>
          <w:lang w:val="pt-BR"/>
        </w:rPr>
        <w:t>Carlos H.M. Rodrigues</w:t>
      </w:r>
      <w:r>
        <w:rPr>
          <w:vertAlign w:val="superscript"/>
          <w:lang w:val="pt-BR"/>
        </w:rPr>
        <w:t>1,2</w:t>
      </w:r>
      <w:r w:rsidR="007201FC">
        <w:rPr>
          <w:vertAlign w:val="superscript"/>
          <w:lang w:val="pt-BR"/>
        </w:rPr>
        <w:t>,3</w:t>
      </w:r>
      <w:r>
        <w:rPr>
          <w:lang w:val="pt-BR"/>
        </w:rPr>
        <w:t>, Yoochan Myung</w:t>
      </w:r>
      <w:r>
        <w:rPr>
          <w:vertAlign w:val="superscript"/>
          <w:lang w:val="pt-BR"/>
        </w:rPr>
        <w:t>1,2</w:t>
      </w:r>
      <w:r w:rsidR="007201FC">
        <w:rPr>
          <w:vertAlign w:val="superscript"/>
          <w:lang w:val="pt-BR"/>
        </w:rPr>
        <w:t>,3</w:t>
      </w:r>
      <w:r>
        <w:rPr>
          <w:lang w:val="pt-BR"/>
        </w:rPr>
        <w:t>, Douglas E.V. Pires</w:t>
      </w:r>
      <w:r>
        <w:rPr>
          <w:vertAlign w:val="superscript"/>
          <w:lang w:val="pt-BR"/>
        </w:rPr>
        <w:t>1,2,3,</w:t>
      </w:r>
      <w:r>
        <w:rPr>
          <w:lang w:val="pt-BR"/>
        </w:rPr>
        <w:t>*, David B. Ascher</w:t>
      </w:r>
      <w:r>
        <w:rPr>
          <w:vertAlign w:val="superscript"/>
          <w:lang w:val="pt-BR"/>
        </w:rPr>
        <w:t>1,2,3,4,</w:t>
      </w:r>
      <w:r>
        <w:rPr>
          <w:lang w:val="pt-BR"/>
        </w:rPr>
        <w:t>*</w:t>
      </w:r>
    </w:p>
    <w:p w14:paraId="2E2D8CB1" w14:textId="77777777" w:rsidR="00CD60D2" w:rsidRDefault="00733D7F">
      <w:pPr>
        <w:jc w:val="center"/>
        <w:rPr>
          <w:sz w:val="18"/>
          <w:szCs w:val="18"/>
          <w:vertAlign w:val="superscript"/>
          <w:lang w:val="pt-BR"/>
        </w:rPr>
      </w:pPr>
      <w:r>
        <w:rPr>
          <w:sz w:val="18"/>
          <w:szCs w:val="18"/>
          <w:vertAlign w:val="superscript"/>
          <w:lang w:val="pt-BR"/>
        </w:rPr>
        <w:t xml:space="preserve"> </w:t>
      </w:r>
    </w:p>
    <w:p w14:paraId="247B4043" w14:textId="77777777" w:rsidR="00CD60D2" w:rsidRDefault="00733D7F">
      <w:pPr>
        <w:rPr>
          <w:sz w:val="18"/>
          <w:szCs w:val="18"/>
          <w:lang w:val="en-GB"/>
        </w:rPr>
      </w:pPr>
      <w:r>
        <w:rPr>
          <w:sz w:val="18"/>
          <w:szCs w:val="18"/>
          <w:vertAlign w:val="superscript"/>
          <w:lang w:val="en-GB"/>
        </w:rPr>
        <w:t>1</w:t>
      </w:r>
      <w:r>
        <w:rPr>
          <w:sz w:val="18"/>
          <w:szCs w:val="18"/>
          <w:lang w:val="en-GB"/>
        </w:rPr>
        <w:t>Department of Biochemistry and Molecular Biology, University of Melbourne;</w:t>
      </w:r>
    </w:p>
    <w:p w14:paraId="275D1BA4" w14:textId="77777777" w:rsidR="00CD60D2" w:rsidRDefault="00733D7F">
      <w:pPr>
        <w:rPr>
          <w:sz w:val="18"/>
          <w:szCs w:val="18"/>
          <w:lang w:val="en-GB"/>
        </w:rPr>
      </w:pPr>
      <w:r>
        <w:rPr>
          <w:sz w:val="18"/>
          <w:szCs w:val="18"/>
          <w:vertAlign w:val="superscript"/>
          <w:lang w:val="en-GB"/>
        </w:rPr>
        <w:t>2</w:t>
      </w:r>
      <w:r>
        <w:rPr>
          <w:sz w:val="18"/>
          <w:szCs w:val="18"/>
          <w:lang w:val="en-GB"/>
        </w:rPr>
        <w:t>ACRF Facility for Innovative Cancer Drug Discovery, Bio21 Institute, University of Melbourne;</w:t>
      </w:r>
    </w:p>
    <w:p w14:paraId="39FA1920" w14:textId="1C53A0D3" w:rsidR="00CD60D2" w:rsidRPr="00D55727" w:rsidRDefault="00733D7F">
      <w:pPr>
        <w:rPr>
          <w:color w:val="auto"/>
          <w:sz w:val="18"/>
          <w:szCs w:val="18"/>
          <w:vertAlign w:val="superscript"/>
          <w:lang w:val="en-AU"/>
        </w:rPr>
      </w:pPr>
      <w:r w:rsidRPr="00D55727">
        <w:rPr>
          <w:color w:val="auto"/>
          <w:sz w:val="18"/>
          <w:szCs w:val="18"/>
          <w:vertAlign w:val="superscript"/>
          <w:lang w:val="en-AU"/>
        </w:rPr>
        <w:t>3</w:t>
      </w:r>
      <w:r w:rsidR="007201FC" w:rsidRPr="00D55727">
        <w:rPr>
          <w:color w:val="auto"/>
          <w:sz w:val="18"/>
          <w:szCs w:val="18"/>
          <w:lang w:val="en-AU"/>
        </w:rPr>
        <w:t>Structural Biology and Bioinformatics, Baker Heart and Diabetes Institute</w:t>
      </w:r>
    </w:p>
    <w:p w14:paraId="4AA2C375" w14:textId="77777777" w:rsidR="00CD60D2" w:rsidRDefault="00733D7F">
      <w:pPr>
        <w:rPr>
          <w:sz w:val="18"/>
          <w:szCs w:val="18"/>
          <w:lang w:val="en-GB"/>
        </w:rPr>
      </w:pPr>
      <w:r>
        <w:rPr>
          <w:sz w:val="18"/>
          <w:szCs w:val="18"/>
          <w:vertAlign w:val="superscript"/>
          <w:lang w:val="en-GB"/>
        </w:rPr>
        <w:t>4</w:t>
      </w:r>
      <w:r>
        <w:rPr>
          <w:sz w:val="18"/>
          <w:szCs w:val="18"/>
          <w:lang w:val="en-GB"/>
        </w:rPr>
        <w:t>Department of Biochemistry, University of Cambridge;</w:t>
      </w:r>
    </w:p>
    <w:p w14:paraId="61312962" w14:textId="77777777" w:rsidR="00CD60D2" w:rsidRDefault="00CD60D2">
      <w:pPr>
        <w:rPr>
          <w:sz w:val="14"/>
          <w:szCs w:val="14"/>
          <w:lang w:val="en-GB"/>
        </w:rPr>
      </w:pPr>
    </w:p>
    <w:p w14:paraId="360D7230" w14:textId="0F7E090C" w:rsidR="00CD60D2" w:rsidRDefault="00733D7F">
      <w:r>
        <w:rPr>
          <w:sz w:val="18"/>
          <w:szCs w:val="18"/>
          <w:lang w:val="en-GB"/>
        </w:rPr>
        <w:t>*To whom correspondence should be addressed D.B.A. Tel: +61 90354794; Email</w:t>
      </w:r>
      <w:r w:rsidRPr="0056688D">
        <w:rPr>
          <w:sz w:val="18"/>
          <w:szCs w:val="18"/>
          <w:lang w:val="en-GB"/>
        </w:rPr>
        <w:t xml:space="preserve">: </w:t>
      </w:r>
      <w:r w:rsidR="0056688D" w:rsidRPr="00756814">
        <w:rPr>
          <w:rStyle w:val="InternetLink"/>
          <w:color w:val="0070C0"/>
          <w:sz w:val="18"/>
          <w:szCs w:val="18"/>
          <w:u w:val="none"/>
          <w:lang w:val="en-GB"/>
        </w:rPr>
        <w:t>david.ascher@unimelb.edu.au</w:t>
      </w:r>
      <w:r w:rsidRPr="00756814">
        <w:rPr>
          <w:color w:val="0070C0"/>
          <w:sz w:val="18"/>
          <w:szCs w:val="18"/>
          <w:lang w:val="en-GB"/>
        </w:rPr>
        <w:t xml:space="preserve"> </w:t>
      </w:r>
      <w:r>
        <w:rPr>
          <w:sz w:val="18"/>
          <w:szCs w:val="18"/>
          <w:lang w:val="en-GB"/>
        </w:rPr>
        <w:t xml:space="preserve">or </w:t>
      </w:r>
      <w:r w:rsidR="0056688D" w:rsidRPr="00756814">
        <w:rPr>
          <w:rStyle w:val="InternetLink"/>
          <w:color w:val="0070C0"/>
          <w:sz w:val="18"/>
          <w:szCs w:val="18"/>
          <w:u w:val="none"/>
          <w:lang w:val="en-GB"/>
        </w:rPr>
        <w:t>da382@cam.ac.uk</w:t>
      </w:r>
      <w:r w:rsidRPr="00756814">
        <w:rPr>
          <w:color w:val="000000" w:themeColor="text1"/>
          <w:sz w:val="18"/>
          <w:szCs w:val="18"/>
          <w:lang w:val="en-GB"/>
        </w:rPr>
        <w:t xml:space="preserve">. </w:t>
      </w:r>
      <w:r w:rsidRPr="000B5821">
        <w:rPr>
          <w:sz w:val="18"/>
          <w:szCs w:val="18"/>
          <w:lang w:val="en-GB"/>
        </w:rPr>
        <w:t xml:space="preserve">Correspondence may also be addressed </w:t>
      </w:r>
      <w:r w:rsidR="006F787F" w:rsidRPr="000B5821">
        <w:rPr>
          <w:sz w:val="18"/>
          <w:szCs w:val="18"/>
          <w:lang w:val="en-GB"/>
        </w:rPr>
        <w:t>to D.E.V.P.</w:t>
      </w:r>
      <w:r w:rsidRPr="000B5821">
        <w:rPr>
          <w:sz w:val="18"/>
          <w:szCs w:val="18"/>
          <w:lang w:val="en-GB"/>
        </w:rPr>
        <w:t xml:space="preserve"> </w:t>
      </w:r>
      <w:r w:rsidR="0056688D" w:rsidRPr="00756814">
        <w:rPr>
          <w:color w:val="0070C0"/>
          <w:sz w:val="18"/>
          <w:szCs w:val="18"/>
        </w:rPr>
        <w:t>douglas.pires@unimelb.edu.au</w:t>
      </w:r>
      <w:r w:rsidRPr="00756814">
        <w:rPr>
          <w:sz w:val="18"/>
          <w:szCs w:val="18"/>
          <w:lang w:val="en-GB"/>
        </w:rPr>
        <w:t>.</w:t>
      </w:r>
    </w:p>
    <w:p w14:paraId="3CE27042" w14:textId="77777777" w:rsidR="00CD60D2" w:rsidRDefault="00CD60D2">
      <w:pPr>
        <w:rPr>
          <w:lang w:val="en-GB"/>
        </w:rPr>
      </w:pPr>
    </w:p>
    <w:p w14:paraId="55F95F21" w14:textId="77777777" w:rsidR="00CD60D2" w:rsidRDefault="00733D7F">
      <w:pPr>
        <w:pStyle w:val="Heading1"/>
        <w:rPr>
          <w:lang w:val="en-GB"/>
        </w:rPr>
      </w:pPr>
      <w:bookmarkStart w:id="1" w:name="_goxnog7opxb2"/>
      <w:bookmarkEnd w:id="1"/>
      <w:r>
        <w:rPr>
          <w:lang w:val="en-GB"/>
        </w:rPr>
        <w:t>Machine Learning</w:t>
      </w:r>
    </w:p>
    <w:p w14:paraId="5AC355F2" w14:textId="77777777" w:rsidR="00CD60D2" w:rsidRDefault="00CD60D2">
      <w:pPr>
        <w:rPr>
          <w:lang w:val="en-GB"/>
        </w:rPr>
      </w:pPr>
    </w:p>
    <w:p w14:paraId="12C50068" w14:textId="447F5082" w:rsidR="00CD60D2" w:rsidRDefault="00733D7F" w:rsidP="00033A95">
      <w:pPr>
        <w:jc w:val="both"/>
      </w:pPr>
      <w:r>
        <w:rPr>
          <w:lang w:val="en-GB"/>
        </w:rPr>
        <w:t>mCSM-PPI2 was built using the o</w:t>
      </w:r>
      <w:r w:rsidR="00246021">
        <w:rPr>
          <w:lang w:val="en-GB"/>
        </w:rPr>
        <w:t xml:space="preserve">pen source module </w:t>
      </w:r>
      <w:proofErr w:type="spellStart"/>
      <w:r w:rsidR="00246021">
        <w:rPr>
          <w:lang w:val="en-GB"/>
        </w:rPr>
        <w:t>Scikit</w:t>
      </w:r>
      <w:proofErr w:type="spellEnd"/>
      <w:r w:rsidR="00246021">
        <w:rPr>
          <w:lang w:val="en-GB"/>
        </w:rPr>
        <w:t xml:space="preserve">-Learn </w:t>
      </w:r>
      <w:r>
        <w:rPr>
          <w:lang w:val="en-GB"/>
        </w:rPr>
        <w:t>version 0.20.1</w:t>
      </w:r>
      <w:r w:rsidR="00246021">
        <w:rPr>
          <w:lang w:val="en-GB"/>
        </w:rPr>
        <w:t xml:space="preserve"> </w:t>
      </w:r>
      <w:r w:rsidR="00246021">
        <w:rPr>
          <w:lang w:val="en-GB"/>
        </w:rPr>
        <w:fldChar w:fldCharType="begin"/>
      </w:r>
      <w:r w:rsidR="00246021">
        <w:rPr>
          <w:lang w:val="en-GB"/>
        </w:rPr>
        <w:instrText xml:space="preserve"> ADDIN EN.CITE &lt;EndNote&gt;&lt;Cite&gt;&lt;Author&gt;Pedregosa&lt;/Author&gt;&lt;Year&gt;2012&lt;/Year&gt;&lt;RecNum&gt;131&lt;/RecNum&gt;&lt;DisplayText&gt;(1)&lt;/DisplayText&gt;&lt;record&gt;&lt;rec-number&gt;131&lt;/rec-number&gt;&lt;foreign-keys&gt;&lt;key app="EN" db-id="s550wxrf3f9wd8efrenprwsxxddreffe0zap" timestamp="1554537468"&gt;131&lt;/key&gt;&lt;/foreign-keys&gt;&lt;ref-type name="Book"&gt;6&lt;/ref-type&gt;&lt;contributors&gt;&lt;authors&gt;&lt;author&gt;Pedregosa, Fabian&lt;/author&gt;&lt;author&gt;Varoquaux, Gael&lt;/author&gt;&lt;author&gt;Gramfort,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Vincent&lt;/author&gt;&lt;author&gt;Vanderplas, Jake&lt;/author&gt;&lt;author&gt;Passos, Alexandre&lt;/author&gt;&lt;author&gt;Cournapeau, David&lt;/author&gt;&lt;author&gt;Brucher, Matthieu&lt;/author&gt;&lt;author&gt;Perrot, Matthieu&lt;/author&gt;&lt;author&gt;Duchesnay, Edouard&lt;/author&gt;&lt;author&gt;Louppe, Gilles&lt;/author&gt;&lt;/authors&gt;&lt;/contributors&gt;&lt;titles&gt;&lt;title&gt;Scikit-learn: Machine Learning in Python&lt;/title&gt;&lt;alt-title&gt;Journal of Machine Learning Research&lt;/alt-title&gt;&lt;/titles&gt;&lt;volume&gt;12&lt;/volume&gt;&lt;dates&gt;&lt;year&gt;2012&lt;/year&gt;&lt;/dates&gt;&lt;urls&gt;&lt;/urls&gt;&lt;/record&gt;&lt;/Cite&gt;&lt;/EndNote&gt;</w:instrText>
      </w:r>
      <w:r w:rsidR="00246021">
        <w:rPr>
          <w:lang w:val="en-GB"/>
        </w:rPr>
        <w:fldChar w:fldCharType="separate"/>
      </w:r>
      <w:r w:rsidR="00246021">
        <w:rPr>
          <w:noProof/>
          <w:lang w:val="en-GB"/>
        </w:rPr>
        <w:t>(1)</w:t>
      </w:r>
      <w:r w:rsidR="00246021">
        <w:rPr>
          <w:lang w:val="en-GB"/>
        </w:rPr>
        <w:fldChar w:fldCharType="end"/>
      </w:r>
      <w:r>
        <w:rPr>
          <w:lang w:val="en-GB"/>
        </w:rPr>
        <w:t xml:space="preserve">. </w:t>
      </w:r>
      <w:proofErr w:type="spellStart"/>
      <w:r>
        <w:rPr>
          <w:lang w:val="en-GB"/>
        </w:rPr>
        <w:t>Scikit</w:t>
      </w:r>
      <w:proofErr w:type="spellEnd"/>
      <w:r>
        <w:rPr>
          <w:lang w:val="en-GB"/>
        </w:rPr>
        <w:t xml:space="preserve">-Learn provides a collection of simple and powerful functions, tools and algorithms to perform machine learning and data analysis in Python. Our final model and the results presented in this work were generated based on the </w:t>
      </w:r>
      <w:proofErr w:type="spellStart"/>
      <w:r>
        <w:rPr>
          <w:lang w:val="en-GB"/>
        </w:rPr>
        <w:t>ExtraTrees</w:t>
      </w:r>
      <w:proofErr w:type="spellEnd"/>
      <w:r>
        <w:rPr>
          <w:lang w:val="en-GB"/>
        </w:rPr>
        <w:t xml:space="preserve"> algorithm, a tree-based ensemble method for supervised classification and regression tasks</w:t>
      </w:r>
      <w:bookmarkStart w:id="2" w:name="__Fieldmark__2506_2045436643"/>
      <w:bookmarkStart w:id="3" w:name="__Fieldmark__3539_2045436643"/>
      <w:bookmarkEnd w:id="2"/>
      <w:bookmarkEnd w:id="3"/>
      <w:r w:rsidR="00E35310">
        <w:t xml:space="preserve"> </w:t>
      </w:r>
      <w:r w:rsidR="00E35310">
        <w:fldChar w:fldCharType="begin"/>
      </w:r>
      <w:r w:rsidR="00246021">
        <w:instrText xml:space="preserve"> ADDIN EN.CITE &lt;EndNote&gt;&lt;Cite&gt;&lt;Author&gt;Geurts&lt;/Author&gt;&lt;Year&gt;2006&lt;/Year&gt;&lt;RecNum&gt;115&lt;/RecNum&gt;&lt;DisplayText&gt;(2)&lt;/DisplayText&gt;&lt;record&gt;&lt;rec-number&gt;115&lt;/rec-number&gt;&lt;foreign-keys&gt;&lt;key app="EN" db-id="s550wxrf3f9wd8efrenprwsxxddreffe0zap" timestamp="1549836643"&gt;115&lt;/key&gt;&lt;/foreign-keys&gt;&lt;ref-type name="Journal Article"&gt;17&lt;/ref-type&gt;&lt;contributors&gt;&lt;authors&gt;&lt;author&gt;Geurts, Pierre&lt;/author&gt;&lt;author&gt;Ernst, Damien&lt;/author&gt;&lt;author&gt;Wehenkel, Louis&lt;/author&gt;&lt;/authors&gt;&lt;/contributors&gt;&lt;titles&gt;&lt;title&gt;Extremely randomized trees&lt;/title&gt;&lt;secondary-title&gt;Machine Learning&lt;/secondary-title&gt;&lt;/titles&gt;&lt;periodical&gt;&lt;full-title&gt;Machine Learning&lt;/full-title&gt;&lt;/periodical&gt;&lt;pages&gt;3-42&lt;/pages&gt;&lt;volume&gt;63&lt;/volume&gt;&lt;number&gt;1&lt;/number&gt;&lt;dates&gt;&lt;year&gt;2006&lt;/year&gt;&lt;pub-dates&gt;&lt;date&gt;April 01&lt;/date&gt;&lt;/pub-dates&gt;&lt;/dates&gt;&lt;isbn&gt;1573-0565&lt;/isbn&gt;&lt;label&gt;Geurts2006&lt;/label&gt;&lt;work-type&gt;journal article&lt;/work-type&gt;&lt;urls&gt;&lt;related-urls&gt;&lt;url&gt;https://doi.org/10.1007/s10994-006-6226-1&lt;/url&gt;&lt;/related-urls&gt;&lt;/urls&gt;&lt;electronic-resource-num&gt;10.1007/s10994-006-6226-1&lt;/electronic-resource-num&gt;&lt;/record&gt;&lt;/Cite&gt;&lt;/EndNote&gt;</w:instrText>
      </w:r>
      <w:r w:rsidR="00E35310">
        <w:fldChar w:fldCharType="separate"/>
      </w:r>
      <w:r w:rsidR="00246021">
        <w:rPr>
          <w:noProof/>
        </w:rPr>
        <w:t>(2)</w:t>
      </w:r>
      <w:r w:rsidR="00E35310">
        <w:fldChar w:fldCharType="end"/>
      </w:r>
      <w:r>
        <w:rPr>
          <w:lang w:val="en-GB"/>
        </w:rPr>
        <w:t xml:space="preserve">. This algorithm operates in a similar manner as the Random Forest algorithm with the difference that decisions boundaries used when splitting the nodes for building the trees are chosen randomly. When building our predictive models we used the default parameters defined in </w:t>
      </w:r>
      <w:proofErr w:type="spellStart"/>
      <w:r>
        <w:rPr>
          <w:lang w:val="en-GB"/>
        </w:rPr>
        <w:t>Scikit</w:t>
      </w:r>
      <w:proofErr w:type="spellEnd"/>
      <w:r>
        <w:rPr>
          <w:lang w:val="en-GB"/>
        </w:rPr>
        <w:t>-Learn except for the number of instances, which was set to 300.</w:t>
      </w:r>
    </w:p>
    <w:p w14:paraId="2AAD40F1" w14:textId="77777777" w:rsidR="00CD60D2" w:rsidRDefault="00CD60D2">
      <w:pPr>
        <w:rPr>
          <w:lang w:val="en-GB"/>
        </w:rPr>
      </w:pPr>
    </w:p>
    <w:p w14:paraId="53A12901" w14:textId="77777777" w:rsidR="00CD60D2" w:rsidRDefault="00733D7F">
      <w:pPr>
        <w:pStyle w:val="Heading1"/>
        <w:rPr>
          <w:lang w:val="en-GB"/>
        </w:rPr>
      </w:pPr>
      <w:bookmarkStart w:id="4" w:name="_xuvz9gx23lxu"/>
      <w:bookmarkEnd w:id="4"/>
      <w:r>
        <w:rPr>
          <w:lang w:val="en-GB"/>
        </w:rPr>
        <w:t>Stratified Cross-Validation</w:t>
      </w:r>
    </w:p>
    <w:p w14:paraId="68AEE1D4" w14:textId="77777777" w:rsidR="00CD60D2" w:rsidRDefault="00CD60D2" w:rsidP="00033A95">
      <w:pPr>
        <w:jc w:val="both"/>
        <w:rPr>
          <w:lang w:val="en-GB"/>
        </w:rPr>
      </w:pPr>
    </w:p>
    <w:p w14:paraId="181A7363" w14:textId="5C5BA60E" w:rsidR="00CD60D2" w:rsidRDefault="00733D7F" w:rsidP="00033A95">
      <w:pPr>
        <w:jc w:val="both"/>
        <w:rPr>
          <w:lang w:val="en-GB"/>
        </w:rPr>
      </w:pPr>
      <w:r>
        <w:rPr>
          <w:lang w:val="en-GB"/>
        </w:rPr>
        <w:t>Results for 10-fold cross-validation performance of mCSM-PPI2 were generated after 10 times repetition of the traditional cross-validation in a stratified manner (pseudo-code below). The dataset used for training was divided in 10 subsets and for each repetition one subset was used for testing and the remaining data was used for training in which 10-fold cross-validation was carried out.</w:t>
      </w:r>
      <w:r w:rsidR="00756814">
        <w:rPr>
          <w:lang w:val="en-GB"/>
        </w:rPr>
        <w:t xml:space="preserve"> Therefore,</w:t>
      </w:r>
      <w:r>
        <w:rPr>
          <w:lang w:val="en-GB"/>
        </w:rPr>
        <w:t xml:space="preserve"> every subset was used as test set only one time. This procedure was used in order to reduce redundancy over the repetitions.</w:t>
      </w:r>
    </w:p>
    <w:p w14:paraId="49C9499F" w14:textId="77777777" w:rsidR="00CD60D2" w:rsidRDefault="00CD60D2">
      <w:pPr>
        <w:rPr>
          <w:lang w:val="en-GB"/>
        </w:rPr>
      </w:pPr>
    </w:p>
    <w:p w14:paraId="4A1A3C7E" w14:textId="77777777" w:rsidR="00CD60D2" w:rsidRDefault="00CD60D2">
      <w:pPr>
        <w:rPr>
          <w:lang w:val="en-GB"/>
        </w:rPr>
      </w:pPr>
    </w:p>
    <w:p w14:paraId="25609F6B" w14:textId="77777777" w:rsidR="00033A95" w:rsidRDefault="00033A95">
      <w:pPr>
        <w:spacing w:line="240" w:lineRule="auto"/>
        <w:rPr>
          <w:lang w:val="en-GB"/>
        </w:rPr>
      </w:pPr>
      <w:r>
        <w:rPr>
          <w:lang w:val="en-GB"/>
        </w:rPr>
        <w:br w:type="page"/>
      </w:r>
    </w:p>
    <w:p w14:paraId="6B8F7E8B" w14:textId="6A89E4CB" w:rsidR="00CD60D2" w:rsidRDefault="00733D7F">
      <w:pPr>
        <w:rPr>
          <w:lang w:val="en-GB"/>
        </w:rPr>
      </w:pPr>
      <w:r>
        <w:rPr>
          <w:lang w:val="en-GB"/>
        </w:rPr>
        <w:lastRenderedPageBreak/>
        <w:t xml:space="preserve">Pseudo-code </w:t>
      </w:r>
      <w:r w:rsidR="00434019">
        <w:rPr>
          <w:lang w:val="en-GB"/>
        </w:rPr>
        <w:t>for stratified cross-validation:</w:t>
      </w:r>
    </w:p>
    <w:p w14:paraId="607FE372" w14:textId="77777777" w:rsidR="00CD60D2" w:rsidRDefault="00733D7F">
      <w:pPr>
        <w:rPr>
          <w:i/>
          <w:lang w:val="en-GB"/>
        </w:rPr>
      </w:pPr>
      <w:bookmarkStart w:id="5" w:name="_GoBack"/>
      <w:bookmarkEnd w:id="5"/>
      <w:r>
        <w:rPr>
          <w:i/>
          <w:lang w:val="en-GB"/>
        </w:rPr>
        <w:t>N = 10</w:t>
      </w:r>
    </w:p>
    <w:p w14:paraId="25458114" w14:textId="77777777" w:rsidR="00CD60D2" w:rsidRDefault="00733D7F">
      <w:pPr>
        <w:rPr>
          <w:i/>
          <w:lang w:val="en-GB"/>
        </w:rPr>
      </w:pPr>
      <w:r>
        <w:rPr>
          <w:i/>
          <w:lang w:val="en-GB"/>
        </w:rPr>
        <w:t>K = 10</w:t>
      </w:r>
    </w:p>
    <w:p w14:paraId="7675AEFC" w14:textId="77777777" w:rsidR="00CD60D2" w:rsidRDefault="00733D7F">
      <w:pPr>
        <w:rPr>
          <w:i/>
          <w:lang w:val="en-GB"/>
        </w:rPr>
      </w:pPr>
      <w:proofErr w:type="gramStart"/>
      <w:r>
        <w:rPr>
          <w:i/>
          <w:lang w:val="en-GB"/>
        </w:rPr>
        <w:t>subsets</w:t>
      </w:r>
      <w:proofErr w:type="gramEnd"/>
      <w:r>
        <w:rPr>
          <w:i/>
          <w:lang w:val="en-GB"/>
        </w:rPr>
        <w:t xml:space="preserve"> = split(</w:t>
      </w:r>
      <w:proofErr w:type="spellStart"/>
      <w:r>
        <w:rPr>
          <w:i/>
          <w:lang w:val="en-GB"/>
        </w:rPr>
        <w:t>original_dataset</w:t>
      </w:r>
      <w:proofErr w:type="spellEnd"/>
      <w:r>
        <w:rPr>
          <w:i/>
          <w:lang w:val="en-GB"/>
        </w:rPr>
        <w:t>, N)</w:t>
      </w:r>
    </w:p>
    <w:p w14:paraId="1BC6E7C5" w14:textId="77777777" w:rsidR="00CD60D2" w:rsidRDefault="00733D7F">
      <w:pPr>
        <w:rPr>
          <w:i/>
          <w:lang w:val="en-GB"/>
        </w:rPr>
      </w:pPr>
      <w:r>
        <w:rPr>
          <w:i/>
          <w:lang w:val="en-GB"/>
        </w:rPr>
        <w:t>for each subset:</w:t>
      </w:r>
    </w:p>
    <w:p w14:paraId="38B62B89" w14:textId="77777777" w:rsidR="00CD60D2" w:rsidRDefault="00733D7F">
      <w:pPr>
        <w:rPr>
          <w:i/>
          <w:lang w:val="en-GB"/>
        </w:rPr>
      </w:pPr>
      <w:r>
        <w:rPr>
          <w:i/>
          <w:lang w:val="en-GB"/>
        </w:rPr>
        <w:tab/>
      </w:r>
      <w:proofErr w:type="spellStart"/>
      <w:r>
        <w:rPr>
          <w:i/>
          <w:lang w:val="en-GB"/>
        </w:rPr>
        <w:t>remaining_dataset</w:t>
      </w:r>
      <w:proofErr w:type="spellEnd"/>
      <w:r>
        <w:rPr>
          <w:i/>
          <w:lang w:val="en-GB"/>
        </w:rPr>
        <w:t xml:space="preserve"> = </w:t>
      </w:r>
      <w:proofErr w:type="spellStart"/>
      <w:r>
        <w:rPr>
          <w:i/>
          <w:lang w:val="en-GB"/>
        </w:rPr>
        <w:t>original_dataset</w:t>
      </w:r>
      <w:proofErr w:type="spellEnd"/>
      <w:r>
        <w:rPr>
          <w:i/>
          <w:lang w:val="en-GB"/>
        </w:rPr>
        <w:t xml:space="preserve"> - subset</w:t>
      </w:r>
    </w:p>
    <w:p w14:paraId="3FB0FEBC" w14:textId="77777777" w:rsidR="00CD60D2" w:rsidRDefault="00733D7F">
      <w:pPr>
        <w:rPr>
          <w:i/>
          <w:lang w:val="en-GB"/>
        </w:rPr>
      </w:pPr>
      <w:r>
        <w:rPr>
          <w:i/>
          <w:lang w:val="en-GB"/>
        </w:rPr>
        <w:tab/>
      </w:r>
      <w:proofErr w:type="spellStart"/>
      <w:r>
        <w:rPr>
          <w:i/>
          <w:lang w:val="en-GB"/>
        </w:rPr>
        <w:t>performance_on_</w:t>
      </w:r>
      <w:proofErr w:type="gramStart"/>
      <w:r>
        <w:rPr>
          <w:i/>
          <w:lang w:val="en-GB"/>
        </w:rPr>
        <w:t>crossvalidation</w:t>
      </w:r>
      <w:proofErr w:type="spellEnd"/>
      <w:r>
        <w:rPr>
          <w:i/>
          <w:lang w:val="en-GB"/>
        </w:rPr>
        <w:t>(</w:t>
      </w:r>
      <w:proofErr w:type="spellStart"/>
      <w:proofErr w:type="gramEnd"/>
      <w:r>
        <w:rPr>
          <w:i/>
          <w:lang w:val="en-GB"/>
        </w:rPr>
        <w:t>original_dataset</w:t>
      </w:r>
      <w:proofErr w:type="spellEnd"/>
      <w:r>
        <w:rPr>
          <w:i/>
          <w:lang w:val="en-GB"/>
        </w:rPr>
        <w:t xml:space="preserve"> - subset, K)</w:t>
      </w:r>
    </w:p>
    <w:p w14:paraId="04295595" w14:textId="77777777" w:rsidR="00CD60D2" w:rsidRDefault="00733D7F">
      <w:pPr>
        <w:rPr>
          <w:i/>
          <w:lang w:val="en-GB"/>
        </w:rPr>
      </w:pPr>
      <w:r>
        <w:rPr>
          <w:i/>
          <w:lang w:val="en-GB"/>
        </w:rPr>
        <w:tab/>
        <w:t xml:space="preserve">model = </w:t>
      </w:r>
      <w:proofErr w:type="spellStart"/>
      <w:r>
        <w:rPr>
          <w:i/>
          <w:lang w:val="en-GB"/>
        </w:rPr>
        <w:t>train_predictive_model</w:t>
      </w:r>
      <w:proofErr w:type="spellEnd"/>
      <w:r>
        <w:rPr>
          <w:i/>
          <w:lang w:val="en-GB"/>
        </w:rPr>
        <w:t>(</w:t>
      </w:r>
      <w:proofErr w:type="spellStart"/>
      <w:r>
        <w:rPr>
          <w:i/>
          <w:lang w:val="en-GB"/>
        </w:rPr>
        <w:t>remaining_dataset</w:t>
      </w:r>
      <w:proofErr w:type="spellEnd"/>
      <w:r>
        <w:rPr>
          <w:i/>
          <w:lang w:val="en-GB"/>
        </w:rPr>
        <w:t>)</w:t>
      </w:r>
    </w:p>
    <w:p w14:paraId="40C4DC18" w14:textId="77777777" w:rsidR="00CD60D2" w:rsidRDefault="00733D7F">
      <w:pPr>
        <w:rPr>
          <w:i/>
          <w:lang w:val="en-GB"/>
        </w:rPr>
      </w:pPr>
      <w:r>
        <w:rPr>
          <w:i/>
          <w:lang w:val="en-GB"/>
        </w:rPr>
        <w:tab/>
      </w:r>
      <w:proofErr w:type="spellStart"/>
      <w:proofErr w:type="gramStart"/>
      <w:r>
        <w:rPr>
          <w:i/>
          <w:lang w:val="en-GB"/>
        </w:rPr>
        <w:t>model.evaluate</w:t>
      </w:r>
      <w:proofErr w:type="spellEnd"/>
      <w:r>
        <w:rPr>
          <w:i/>
          <w:lang w:val="en-GB"/>
        </w:rPr>
        <w:t>(</w:t>
      </w:r>
      <w:proofErr w:type="gramEnd"/>
      <w:r>
        <w:rPr>
          <w:i/>
          <w:lang w:val="en-GB"/>
        </w:rPr>
        <w:t>subset)</w:t>
      </w:r>
    </w:p>
    <w:p w14:paraId="5B3C4994" w14:textId="77777777" w:rsidR="00CD60D2" w:rsidRDefault="00CD60D2">
      <w:pPr>
        <w:rPr>
          <w:lang w:val="en-GB"/>
        </w:rPr>
      </w:pPr>
    </w:p>
    <w:p w14:paraId="32DF89D5" w14:textId="77777777" w:rsidR="00CD60D2" w:rsidRDefault="00733D7F">
      <w:pPr>
        <w:pStyle w:val="Heading1"/>
        <w:rPr>
          <w:lang w:val="en-GB"/>
        </w:rPr>
      </w:pPr>
      <w:bookmarkStart w:id="6" w:name="_oq6t077ogaz8"/>
      <w:bookmarkEnd w:id="6"/>
      <w:r>
        <w:rPr>
          <w:lang w:val="en-GB"/>
        </w:rPr>
        <w:t>Homology Model Structures for CAPRI Dataset</w:t>
      </w:r>
    </w:p>
    <w:p w14:paraId="44B78CC4" w14:textId="77777777" w:rsidR="00CD60D2" w:rsidRDefault="00CD60D2">
      <w:pPr>
        <w:rPr>
          <w:lang w:val="en-GB"/>
        </w:rPr>
      </w:pPr>
    </w:p>
    <w:p w14:paraId="50A0139E" w14:textId="55753AB1" w:rsidR="00CD60D2" w:rsidRDefault="00733D7F" w:rsidP="00033A95">
      <w:pPr>
        <w:jc w:val="both"/>
      </w:pPr>
      <w:r>
        <w:rPr>
          <w:lang w:val="en-GB"/>
        </w:rPr>
        <w:t xml:space="preserve">3D structures for the </w:t>
      </w:r>
      <w:r>
        <w:rPr>
          <w:i/>
          <w:lang w:val="en-GB"/>
        </w:rPr>
        <w:t>de novo</w:t>
      </w:r>
      <w:r>
        <w:rPr>
          <w:lang w:val="en-GB"/>
        </w:rPr>
        <w:t xml:space="preserve"> designed influenza inhibitors (HB36.4 and HB80.3) in complex with hemagglutinin (HA), specified on the 26th round of CAPRI as targets T55 and T56, were obtained via homology modelling using Modeller </w:t>
      </w:r>
      <w:bookmarkStart w:id="7" w:name="__Fieldmark__2562_2045436643"/>
      <w:bookmarkStart w:id="8" w:name="__Fieldmark__3572_2045436643"/>
      <w:bookmarkEnd w:id="7"/>
      <w:bookmarkEnd w:id="8"/>
      <w:r>
        <w:rPr>
          <w:lang w:val="en-GB"/>
        </w:rPr>
        <w:t>version 9.21</w:t>
      </w:r>
      <w:r w:rsidR="00E35310">
        <w:rPr>
          <w:lang w:val="en-GB"/>
        </w:rPr>
        <w:t xml:space="preserve"> </w:t>
      </w:r>
      <w:r w:rsidR="00E35310">
        <w:rPr>
          <w:lang w:val="en-GB"/>
        </w:rPr>
        <w:fldChar w:fldCharType="begin"/>
      </w:r>
      <w:r w:rsidR="00246021">
        <w:rPr>
          <w:lang w:val="en-GB"/>
        </w:rPr>
        <w:instrText xml:space="preserve"> ADDIN EN.CITE &lt;EndNote&gt;&lt;Cite&gt;&lt;Author&gt;Sali&lt;/Author&gt;&lt;Year&gt;1993&lt;/Year&gt;&lt;RecNum&gt;116&lt;/RecNum&gt;&lt;DisplayText&gt;(3)&lt;/DisplayText&gt;&lt;record&gt;&lt;rec-number&gt;116&lt;/rec-number&gt;&lt;foreign-keys&gt;&lt;key app="EN" db-id="s550wxrf3f9wd8efrenprwsxxddreffe0zap" timestamp="1549836742"&gt;116&lt;/key&gt;&lt;/foreign-keys&gt;&lt;ref-type name="Journal Article"&gt;17&lt;/ref-type&gt;&lt;contributors&gt;&lt;authors&gt;&lt;author&gt;Sali, A.&lt;/author&gt;&lt;author&gt;Blundell, T. L.&lt;/author&gt;&lt;/authors&gt;&lt;/contributors&gt;&lt;auth-address&gt;Department of Crystallography, Birkbeck College, London, England.&lt;/auth-address&gt;&lt;titles&gt;&lt;title&gt;Comparative protein modelling by satisfaction of spatial restraints&lt;/title&gt;&lt;secondary-title&gt;J Mol Biol&lt;/secondary-title&gt;&lt;/titles&gt;&lt;periodical&gt;&lt;full-title&gt;J Mol Biol&lt;/full-title&gt;&lt;/periodical&gt;&lt;pages&gt;779-815&lt;/pages&gt;&lt;volume&gt;234&lt;/volume&gt;&lt;number&gt;3&lt;/number&gt;&lt;edition&gt;1993/12/05&lt;/edition&gt;&lt;keywords&gt;&lt;keyword&gt;Amino Acid Sequence&lt;/keyword&gt;&lt;keyword&gt;Animals&lt;/keyword&gt;&lt;keyword&gt;Enzymes/chemistry&lt;/keyword&gt;&lt;keyword&gt;Humans&lt;/keyword&gt;&lt;keyword&gt;Kallikreins/chemistry&lt;/keyword&gt;&lt;keyword&gt;*Mathematics&lt;/keyword&gt;&lt;keyword&gt;*Models, Theoretical&lt;/keyword&gt;&lt;keyword&gt;Molecular Sequence Data&lt;/keyword&gt;&lt;keyword&gt;Pancreatic Elastase/chemistry&lt;/keyword&gt;&lt;keyword&gt;Probability&lt;/keyword&gt;&lt;keyword&gt;*Protein Conformation&lt;/keyword&gt;&lt;keyword&gt;Proteins/*chemistry&lt;/keyword&gt;&lt;keyword&gt;Sequence Homology, Amino Acid&lt;/keyword&gt;&lt;keyword&gt;Software&lt;/keyword&gt;&lt;keyword&gt;Thermodynamics&lt;/keyword&gt;&lt;keyword&gt;Tissue Kallikreins&lt;/keyword&gt;&lt;keyword&gt;Trypsin/chemistry&lt;/keyword&gt;&lt;/keywords&gt;&lt;dates&gt;&lt;year&gt;1993&lt;/year&gt;&lt;pub-dates&gt;&lt;date&gt;Dec 5&lt;/date&gt;&lt;/pub-dates&gt;&lt;/dates&gt;&lt;isbn&gt;0022-2836 (Print)&amp;#xD;0022-2836 (Linking)&lt;/isbn&gt;&lt;accession-num&gt;8254673&lt;/accession-num&gt;&lt;urls&gt;&lt;related-urls&gt;&lt;url&gt;https://www.ncbi.nlm.nih.gov/pubmed/8254673&lt;/url&gt;&lt;/related-urls&gt;&lt;/urls&gt;&lt;electronic-resource-num&gt;10.1006/jmbi.1993.1626&lt;/electronic-resource-num&gt;&lt;/record&gt;&lt;/Cite&gt;&lt;/EndNote&gt;</w:instrText>
      </w:r>
      <w:r w:rsidR="00E35310">
        <w:rPr>
          <w:lang w:val="en-GB"/>
        </w:rPr>
        <w:fldChar w:fldCharType="separate"/>
      </w:r>
      <w:r w:rsidR="00246021">
        <w:rPr>
          <w:noProof/>
          <w:lang w:val="en-GB"/>
        </w:rPr>
        <w:t>(3)</w:t>
      </w:r>
      <w:r w:rsidR="00E35310">
        <w:rPr>
          <w:lang w:val="en-GB"/>
        </w:rPr>
        <w:fldChar w:fldCharType="end"/>
      </w:r>
      <w:r>
        <w:rPr>
          <w:lang w:val="en-GB"/>
        </w:rPr>
        <w:t xml:space="preserve"> and close homologues previously defined</w:t>
      </w:r>
      <w:bookmarkStart w:id="9" w:name="__Fieldmark__2570_2045436643"/>
      <w:bookmarkEnd w:id="9"/>
      <w:r w:rsidR="00E35310">
        <w:t xml:space="preserve"> </w:t>
      </w:r>
      <w:r w:rsidR="00E35310">
        <w:fldChar w:fldCharType="begin">
          <w:fldData xml:space="preserve">PEVuZE5vdGU+PENpdGU+PEF1dGhvcj5GbGVpc2htYW48L0F1dGhvcj48WWVhcj4yMDExPC9ZZWFy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</w:fldData>
        </w:fldChar>
      </w:r>
      <w:r w:rsidR="00246021">
        <w:instrText xml:space="preserve"> ADDIN EN.CITE </w:instrText>
      </w:r>
      <w:r w:rsidR="00246021">
        <w:fldChar w:fldCharType="begin">
          <w:fldData xml:space="preserve">PEVuZE5vdGU+PENpdGU+PEF1dGhvcj5GbGVpc2htYW48L0F1dGhvcj48WWVhcj4yMDExPC9ZZWFy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</w:fldData>
        </w:fldChar>
      </w:r>
      <w:r w:rsidR="00246021">
        <w:instrText xml:space="preserve"> ADDIN EN.CITE.DATA </w:instrText>
      </w:r>
      <w:r w:rsidR="00246021">
        <w:fldChar w:fldCharType="end"/>
      </w:r>
      <w:r w:rsidR="00E35310">
        <w:fldChar w:fldCharType="separate"/>
      </w:r>
      <w:r w:rsidR="00246021">
        <w:rPr>
          <w:noProof/>
        </w:rPr>
        <w:t>(4,5)</w:t>
      </w:r>
      <w:r w:rsidR="00E35310">
        <w:fldChar w:fldCharType="end"/>
      </w:r>
      <w:r>
        <w:rPr>
          <w:lang w:val="en-GB"/>
        </w:rPr>
        <w:t>. The 3D structure for Target 55 were obtained by introducing a single point mutation (N64K) on the structure of HB36.3-HA (PDB: 3R2X). For Target 56, we used the crystal structure of the complex HB80.4-HA (PDB: 4EEF) as the template and introduced 5 point mutations (K12G, I17L, I21L, K35A, K42S).</w:t>
      </w:r>
    </w:p>
    <w:p w14:paraId="281D7B20" w14:textId="77777777" w:rsidR="00CD60D2" w:rsidRDefault="00CD60D2">
      <w:pPr>
        <w:rPr>
          <w:lang w:val="en-GB"/>
        </w:rPr>
      </w:pPr>
    </w:p>
    <w:p w14:paraId="0E095597" w14:textId="77777777" w:rsidR="00CD60D2" w:rsidRPr="00D55727" w:rsidRDefault="00733D7F">
      <w:pPr>
        <w:rPr>
          <w:b/>
          <w:color w:val="auto"/>
          <w:lang w:val="en-GB"/>
        </w:rPr>
      </w:pPr>
      <w:r w:rsidRPr="00D55727">
        <w:rPr>
          <w:b/>
          <w:color w:val="auto"/>
          <w:lang w:val="en-GB"/>
        </w:rPr>
        <w:t>Pre-Processing of PDB Structures</w:t>
      </w:r>
    </w:p>
    <w:p w14:paraId="172548F7" w14:textId="77777777" w:rsidR="00CD60D2" w:rsidRPr="00D55727" w:rsidRDefault="00CD60D2">
      <w:pPr>
        <w:rPr>
          <w:color w:val="auto"/>
          <w:lang w:val="en-GB"/>
        </w:rPr>
      </w:pPr>
    </w:p>
    <w:p w14:paraId="0C6CEDAC" w14:textId="6E4AE0F7" w:rsidR="00CD60D2" w:rsidRPr="00D55727" w:rsidRDefault="00733D7F">
      <w:pPr>
        <w:rPr>
          <w:color w:val="auto"/>
          <w:lang w:val="en-GB"/>
        </w:rPr>
      </w:pPr>
      <w:r w:rsidRPr="00D55727">
        <w:rPr>
          <w:color w:val="auto"/>
          <w:lang w:val="en-GB"/>
        </w:rPr>
        <w:t>Due to limitations and eccentricities of the PDB format, we performed a series of steps to ensure that structures could be processed by external software. These are described as follow</w:t>
      </w:r>
      <w:r w:rsidR="00F22C72" w:rsidRPr="00F22C72">
        <w:rPr>
          <w:color w:val="auto"/>
          <w:lang w:val="en-GB"/>
        </w:rPr>
        <w:t>s</w:t>
      </w:r>
      <w:r w:rsidRPr="00D55727">
        <w:rPr>
          <w:color w:val="auto"/>
          <w:lang w:val="en-GB"/>
        </w:rPr>
        <w:t>:</w:t>
      </w:r>
    </w:p>
    <w:p w14:paraId="5DBA0E1B" w14:textId="60EB8883" w:rsidR="00B87456" w:rsidRPr="00756814" w:rsidRDefault="00B87456" w:rsidP="00B87456">
      <w:pPr>
        <w:pStyle w:val="ListParagraph"/>
        <w:numPr>
          <w:ilvl w:val="0"/>
          <w:numId w:val="1"/>
        </w:numPr>
        <w:rPr>
          <w:color w:val="auto"/>
        </w:rPr>
      </w:pPr>
      <w:r>
        <w:rPr>
          <w:color w:val="auto"/>
          <w:lang w:val="en-GB"/>
        </w:rPr>
        <w:t>If an accession code for a protein structure on the Protein Data Bank is provided on the input page, mCSM-PPI2 will try to download the first author assigned biological assembly defined in the headers of the official structure. If no code is found (</w:t>
      </w:r>
      <w:r w:rsidRPr="00756814">
        <w:rPr>
          <w:i/>
          <w:color w:val="auto"/>
          <w:lang w:val="en-GB"/>
        </w:rPr>
        <w:t>e.g.</w:t>
      </w:r>
      <w:r>
        <w:rPr>
          <w:color w:val="auto"/>
          <w:lang w:val="en-GB"/>
        </w:rPr>
        <w:t>, on NMR structures), mCSM-PPI2 will use the official structure file available on the Protein Data Bank.</w:t>
      </w:r>
    </w:p>
    <w:p w14:paraId="49E68CF7" w14:textId="3F93F959" w:rsidR="00CD60D2" w:rsidRPr="00D55727" w:rsidRDefault="00733D7F" w:rsidP="007201FC">
      <w:pPr>
        <w:pStyle w:val="ListParagraph"/>
        <w:numPr>
          <w:ilvl w:val="0"/>
          <w:numId w:val="1"/>
        </w:numPr>
        <w:rPr>
          <w:color w:val="auto"/>
        </w:rPr>
      </w:pPr>
      <w:r w:rsidRPr="00D55727">
        <w:rPr>
          <w:color w:val="auto"/>
          <w:lang w:val="en-GB"/>
        </w:rPr>
        <w:t>Where multiple models were present in a structure (</w:t>
      </w:r>
      <w:r w:rsidR="00F22C72" w:rsidRPr="00756814">
        <w:rPr>
          <w:i/>
          <w:color w:val="auto"/>
          <w:lang w:val="en-GB"/>
        </w:rPr>
        <w:t>e.g.</w:t>
      </w:r>
      <w:r w:rsidR="00F22C72">
        <w:rPr>
          <w:color w:val="auto"/>
          <w:lang w:val="en-GB"/>
        </w:rPr>
        <w:t>,</w:t>
      </w:r>
      <w:r w:rsidR="00F22C72" w:rsidRPr="00D55727">
        <w:rPr>
          <w:color w:val="auto"/>
          <w:lang w:val="en-GB"/>
        </w:rPr>
        <w:t xml:space="preserve"> </w:t>
      </w:r>
      <w:r w:rsidR="00F22C72">
        <w:rPr>
          <w:color w:val="auto"/>
          <w:lang w:val="en-GB"/>
        </w:rPr>
        <w:t>o</w:t>
      </w:r>
      <w:r w:rsidR="007201FC" w:rsidRPr="00D55727">
        <w:rPr>
          <w:color w:val="auto"/>
          <w:lang w:val="en-GB"/>
        </w:rPr>
        <w:t xml:space="preserve">n </w:t>
      </w:r>
      <w:r w:rsidRPr="00D55727">
        <w:rPr>
          <w:color w:val="auto"/>
          <w:lang w:val="en-GB"/>
        </w:rPr>
        <w:t xml:space="preserve">NMR structures), only the first one was </w:t>
      </w:r>
      <w:r w:rsidR="00033A95">
        <w:rPr>
          <w:color w:val="auto"/>
          <w:lang w:val="en-GB"/>
        </w:rPr>
        <w:t>maintained, en</w:t>
      </w:r>
      <w:r w:rsidR="00F22C72">
        <w:rPr>
          <w:color w:val="auto"/>
          <w:lang w:val="en-GB"/>
        </w:rPr>
        <w:t>s</w:t>
      </w:r>
      <w:r w:rsidR="00033A95">
        <w:rPr>
          <w:color w:val="auto"/>
          <w:lang w:val="en-GB"/>
        </w:rPr>
        <w:t>uring only a static state was compared when conducting large scale analysis</w:t>
      </w:r>
      <w:r w:rsidRPr="00D55727">
        <w:rPr>
          <w:color w:val="auto"/>
          <w:lang w:val="en-GB"/>
        </w:rPr>
        <w:t>.</w:t>
      </w:r>
    </w:p>
    <w:p w14:paraId="2CBAC363" w14:textId="3BCB7B4D" w:rsidR="00CD60D2" w:rsidRPr="00D55727" w:rsidRDefault="00733D7F">
      <w:pPr>
        <w:pStyle w:val="ListParagraph"/>
        <w:numPr>
          <w:ilvl w:val="0"/>
          <w:numId w:val="1"/>
        </w:numPr>
        <w:rPr>
          <w:color w:val="auto"/>
        </w:rPr>
      </w:pPr>
      <w:r w:rsidRPr="00D55727">
        <w:rPr>
          <w:color w:val="auto"/>
          <w:lang w:val="en-GB"/>
        </w:rPr>
        <w:t>Water molecules, ligands and non-standard compounds were removed.</w:t>
      </w:r>
    </w:p>
    <w:p w14:paraId="13E676C6" w14:textId="009D0CCB" w:rsidR="00CD60D2" w:rsidRPr="00D55727" w:rsidRDefault="00733D7F">
      <w:pPr>
        <w:pStyle w:val="ListParagraph"/>
        <w:numPr>
          <w:ilvl w:val="0"/>
          <w:numId w:val="1"/>
        </w:numPr>
        <w:rPr>
          <w:color w:val="auto"/>
        </w:rPr>
      </w:pPr>
      <w:r w:rsidRPr="00D55727">
        <w:rPr>
          <w:color w:val="auto"/>
          <w:lang w:val="en-GB"/>
        </w:rPr>
        <w:t xml:space="preserve">For </w:t>
      </w:r>
      <w:r w:rsidR="00033A95">
        <w:rPr>
          <w:color w:val="auto"/>
          <w:lang w:val="en-GB"/>
        </w:rPr>
        <w:t xml:space="preserve">residues presenting </w:t>
      </w:r>
      <w:r w:rsidR="007201FC" w:rsidRPr="00D55727">
        <w:rPr>
          <w:color w:val="auto"/>
          <w:lang w:val="en-GB"/>
        </w:rPr>
        <w:t>multiple occupancy</w:t>
      </w:r>
      <w:r w:rsidRPr="00D55727">
        <w:rPr>
          <w:color w:val="auto"/>
          <w:lang w:val="en-GB"/>
        </w:rPr>
        <w:t>, only the most prevalent one was selected.</w:t>
      </w:r>
    </w:p>
    <w:p w14:paraId="0BE8C7A8" w14:textId="30E6AB09" w:rsidR="00D43AF3" w:rsidRPr="00756814" w:rsidRDefault="00733D7F" w:rsidP="00756814">
      <w:pPr>
        <w:pStyle w:val="ListParagraph"/>
        <w:numPr>
          <w:ilvl w:val="0"/>
          <w:numId w:val="1"/>
        </w:numPr>
        <w:rPr>
          <w:color w:val="auto"/>
        </w:rPr>
      </w:pPr>
      <w:r w:rsidRPr="00756814">
        <w:rPr>
          <w:color w:val="auto"/>
          <w:lang w:val="en-GB"/>
        </w:rPr>
        <w:t xml:space="preserve">Given that some of the tools used by mCSM-PPI2 </w:t>
      </w:r>
      <w:r w:rsidR="00F22C72" w:rsidRPr="00756814">
        <w:rPr>
          <w:color w:val="auto"/>
          <w:lang w:val="en-GB"/>
        </w:rPr>
        <w:t xml:space="preserve">have difficulties dealing </w:t>
      </w:r>
      <w:r w:rsidRPr="00756814">
        <w:rPr>
          <w:color w:val="auto"/>
          <w:lang w:val="en-GB"/>
        </w:rPr>
        <w:t>with structures with insertion codes, temporary files with</w:t>
      </w:r>
      <w:r w:rsidR="00033A95" w:rsidRPr="00756814">
        <w:rPr>
          <w:color w:val="auto"/>
          <w:lang w:val="en-GB"/>
        </w:rPr>
        <w:t xml:space="preserve"> residues</w:t>
      </w:r>
      <w:r w:rsidR="007201FC" w:rsidRPr="00756814">
        <w:rPr>
          <w:color w:val="auto"/>
          <w:lang w:val="en-GB"/>
        </w:rPr>
        <w:t xml:space="preserve"> </w:t>
      </w:r>
      <w:r w:rsidRPr="00756814">
        <w:rPr>
          <w:color w:val="auto"/>
          <w:lang w:val="en-GB"/>
        </w:rPr>
        <w:t>renumbered sequentially (starting from 0) before running our calculations.</w:t>
      </w:r>
    </w:p>
    <w:p w14:paraId="088DAEA1" w14:textId="4D32FB5E" w:rsidR="007201FC" w:rsidRPr="00756814" w:rsidRDefault="00733D7F" w:rsidP="00756814">
      <w:pPr>
        <w:pStyle w:val="ListParagraph"/>
        <w:numPr>
          <w:ilvl w:val="0"/>
          <w:numId w:val="1"/>
        </w:numPr>
        <w:rPr>
          <w:lang w:val="en-GB"/>
        </w:rPr>
      </w:pPr>
      <w:r w:rsidRPr="00756814">
        <w:rPr>
          <w:color w:val="auto"/>
          <w:lang w:val="en-GB"/>
        </w:rPr>
        <w:t>Missing atoms and residues were not modelled.</w:t>
      </w:r>
      <w:bookmarkStart w:id="10" w:name="_rync29rcb5w5"/>
      <w:bookmarkEnd w:id="10"/>
      <w:r w:rsidR="007201FC" w:rsidRPr="00756814">
        <w:rPr>
          <w:lang w:val="en-GB"/>
        </w:rPr>
        <w:br w:type="page"/>
      </w:r>
    </w:p>
    <w:p w14:paraId="65BC231D" w14:textId="7A116647" w:rsidR="00CD60D2" w:rsidRPr="007201FC" w:rsidRDefault="00733D7F" w:rsidP="007201FC">
      <w:pPr>
        <w:rPr>
          <w:b/>
        </w:rPr>
      </w:pPr>
      <w:r w:rsidRPr="007201FC">
        <w:rPr>
          <w:b/>
          <w:lang w:val="en-GB"/>
        </w:rPr>
        <w:lastRenderedPageBreak/>
        <w:t>TABLES</w:t>
      </w:r>
    </w:p>
    <w:p w14:paraId="3A381C97" w14:textId="77777777" w:rsidR="00EA5A4C" w:rsidRPr="00D55727" w:rsidRDefault="00EA5A4C" w:rsidP="00EA5A4C">
      <w:pPr>
        <w:rPr>
          <w:color w:val="auto"/>
          <w:lang w:val="en-GB"/>
        </w:rPr>
      </w:pPr>
    </w:p>
    <w:p w14:paraId="15AD911F" w14:textId="2C74767C" w:rsidR="00EA5A4C" w:rsidRPr="00D55727" w:rsidRDefault="00EA5A4C" w:rsidP="00EA5A4C">
      <w:pPr>
        <w:jc w:val="both"/>
        <w:rPr>
          <w:color w:val="auto"/>
          <w:sz w:val="20"/>
          <w:szCs w:val="20"/>
          <w:lang w:val="en-GB"/>
        </w:rPr>
      </w:pPr>
      <w:r w:rsidRPr="00D55727">
        <w:rPr>
          <w:b/>
          <w:color w:val="auto"/>
          <w:sz w:val="20"/>
          <w:szCs w:val="20"/>
          <w:lang w:val="en-GB"/>
        </w:rPr>
        <w:t>Table S</w:t>
      </w:r>
      <w:r>
        <w:rPr>
          <w:b/>
          <w:color w:val="auto"/>
          <w:sz w:val="20"/>
          <w:szCs w:val="20"/>
          <w:lang w:val="en-GB"/>
        </w:rPr>
        <w:t>1</w:t>
      </w:r>
      <w:r w:rsidRPr="00D55727">
        <w:rPr>
          <w:color w:val="auto"/>
          <w:sz w:val="20"/>
          <w:szCs w:val="20"/>
          <w:lang w:val="en-GB"/>
        </w:rPr>
        <w:t xml:space="preserve"> – Summary of datasets of experimental information on point mutations and their effects on binding affinity.</w:t>
      </w:r>
    </w:p>
    <w:tbl>
      <w:tblPr>
        <w:tblStyle w:val="TableGrid"/>
        <w:tblW w:w="9350" w:type="dxa"/>
        <w:tblInd w:w="-25" w:type="dxa"/>
        <w:tblCellMar>
          <w:left w:w="83" w:type="dxa"/>
        </w:tblCellMar>
        <w:tblLook w:val="04A0" w:firstRow="1" w:lastRow="0" w:firstColumn="1" w:lastColumn="0" w:noHBand="0" w:noVBand="1"/>
      </w:tblPr>
      <w:tblGrid>
        <w:gridCol w:w="1265"/>
        <w:gridCol w:w="4968"/>
        <w:gridCol w:w="3117"/>
      </w:tblGrid>
      <w:tr w:rsidR="00EA5A4C" w:rsidRPr="00D55727" w14:paraId="1414A8C6" w14:textId="77777777" w:rsidTr="00A35096">
        <w:tc>
          <w:tcPr>
            <w:tcW w:w="1265" w:type="dxa"/>
            <w:shd w:val="clear" w:color="auto" w:fill="auto"/>
            <w:tcMar>
              <w:left w:w="83" w:type="dxa"/>
            </w:tcMar>
          </w:tcPr>
          <w:p w14:paraId="3EA4FD0C" w14:textId="77777777" w:rsidR="00EA5A4C" w:rsidRPr="00D55727" w:rsidRDefault="00EA5A4C" w:rsidP="00A35096">
            <w:pPr>
              <w:spacing w:line="240" w:lineRule="auto"/>
              <w:rPr>
                <w:b/>
                <w:color w:val="auto"/>
                <w:sz w:val="20"/>
                <w:szCs w:val="20"/>
                <w:lang w:val="en-GB"/>
              </w:rPr>
            </w:pPr>
            <w:r w:rsidRPr="00D55727">
              <w:rPr>
                <w:b/>
                <w:color w:val="auto"/>
                <w:sz w:val="20"/>
                <w:szCs w:val="20"/>
                <w:lang w:val="en-GB"/>
              </w:rPr>
              <w:t>Dataset</w:t>
            </w:r>
          </w:p>
        </w:tc>
        <w:tc>
          <w:tcPr>
            <w:tcW w:w="4968" w:type="dxa"/>
            <w:shd w:val="clear" w:color="auto" w:fill="auto"/>
            <w:tcMar>
              <w:left w:w="83" w:type="dxa"/>
            </w:tcMar>
          </w:tcPr>
          <w:p w14:paraId="5A8C8455" w14:textId="77777777" w:rsidR="00EA5A4C" w:rsidRPr="00D55727" w:rsidRDefault="00EA5A4C" w:rsidP="00A35096">
            <w:pPr>
              <w:spacing w:line="240" w:lineRule="auto"/>
              <w:rPr>
                <w:b/>
                <w:color w:val="auto"/>
                <w:sz w:val="20"/>
                <w:szCs w:val="20"/>
                <w:lang w:val="en-GB"/>
              </w:rPr>
            </w:pPr>
            <w:r w:rsidRPr="00D55727">
              <w:rPr>
                <w:b/>
                <w:color w:val="auto"/>
                <w:sz w:val="20"/>
                <w:szCs w:val="20"/>
                <w:lang w:val="en-GB"/>
              </w:rPr>
              <w:t>Description</w:t>
            </w:r>
          </w:p>
        </w:tc>
        <w:tc>
          <w:tcPr>
            <w:tcW w:w="3117" w:type="dxa"/>
            <w:shd w:val="clear" w:color="auto" w:fill="auto"/>
            <w:tcMar>
              <w:left w:w="83" w:type="dxa"/>
            </w:tcMar>
          </w:tcPr>
          <w:p w14:paraId="5BBD9BF3" w14:textId="77777777" w:rsidR="00EA5A4C" w:rsidRPr="00D55727" w:rsidRDefault="00EA5A4C" w:rsidP="00A35096">
            <w:pPr>
              <w:spacing w:line="240" w:lineRule="auto"/>
              <w:rPr>
                <w:b/>
                <w:color w:val="auto"/>
                <w:sz w:val="20"/>
                <w:szCs w:val="20"/>
                <w:lang w:val="en-GB"/>
              </w:rPr>
            </w:pPr>
            <w:r w:rsidRPr="00D55727">
              <w:rPr>
                <w:b/>
                <w:color w:val="auto"/>
                <w:sz w:val="20"/>
                <w:szCs w:val="20"/>
                <w:lang w:val="en-GB"/>
              </w:rPr>
              <w:t>Reference</w:t>
            </w:r>
          </w:p>
        </w:tc>
      </w:tr>
      <w:tr w:rsidR="00EA5A4C" w:rsidRPr="00D55727" w14:paraId="0AAA5D93" w14:textId="77777777" w:rsidTr="00A35096">
        <w:tc>
          <w:tcPr>
            <w:tcW w:w="1265" w:type="dxa"/>
            <w:shd w:val="clear" w:color="auto" w:fill="auto"/>
            <w:tcMar>
              <w:left w:w="83" w:type="dxa"/>
            </w:tcMar>
          </w:tcPr>
          <w:p w14:paraId="779B7231"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S4169</w:t>
            </w:r>
          </w:p>
        </w:tc>
        <w:tc>
          <w:tcPr>
            <w:tcW w:w="4968" w:type="dxa"/>
            <w:shd w:val="clear" w:color="auto" w:fill="auto"/>
            <w:tcMar>
              <w:left w:w="83" w:type="dxa"/>
            </w:tcMar>
          </w:tcPr>
          <w:p w14:paraId="2178BFD5"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Variants extracted from Skempi2</w:t>
            </w:r>
          </w:p>
        </w:tc>
        <w:tc>
          <w:tcPr>
            <w:tcW w:w="3117" w:type="dxa"/>
            <w:shd w:val="clear" w:color="auto" w:fill="auto"/>
            <w:tcMar>
              <w:left w:w="83" w:type="dxa"/>
            </w:tcMar>
          </w:tcPr>
          <w:p w14:paraId="306415F0"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fldChar w:fldCharType="begin"/>
            </w:r>
            <w:r w:rsidRPr="00D55727">
              <w:rPr>
                <w:color w:val="auto"/>
                <w:sz w:val="20"/>
                <w:szCs w:val="20"/>
                <w:lang w:val="en-GB"/>
              </w:rPr>
              <w:instrText xml:space="preserve"> ADDIN EN.CITE &lt;EndNote&gt;&lt;Cite&gt;&lt;Author&gt;Jankauskaite&lt;/Author&gt;&lt;Year&gt;2019&lt;/Year&gt;&lt;RecNum&gt;91&lt;/RecNum&gt;&lt;DisplayText&gt;(16)&lt;/DisplayText&gt;&lt;record&gt;&lt;rec-number&gt;91&lt;/rec-number&gt;&lt;foreign-keys&gt;&lt;key app="EN" db-id="s550wxrf3f9wd8efrenprwsxxddreffe0zap" timestamp="1549705184"&gt;91&lt;/key&gt;&lt;/foreign-keys&gt;&lt;ref-type name="Journal Article"&gt;17&lt;/ref-type&gt;&lt;contributors&gt;&lt;authors&gt;&lt;author&gt;Jankauskaite, J.&lt;/author&gt;&lt;author&gt;Jimenez-Garcia, B.&lt;/author&gt;&lt;author&gt;Dapkunas, J.&lt;/author&gt;&lt;author&gt;Fernandez-Recio, J.&lt;/author&gt;&lt;author&gt;Moal, I. H.&lt;/author&gt;&lt;/authors&gt;&lt;/contributors&gt;&lt;auth-address&gt;Institute of Biotechnology, Life Sciences Center, Vilnius University, Vilnius, Lithuania.&amp;#xD;Barcelona Supercomputing Center (BSC), Barcelona, Spain.&amp;#xD;Bijvoet Center for Biomolecular Research, Faculty of Science, Utrecht University, Utrecht, the Netherlands.&amp;#xD;Institut de Biologia Molecular de Barcelona (IBMB), CSIC, Barcelona, Spain.&amp;#xD;European Molecular Biology Laboratory, European Bioinformatics Institute (EMBL-EBI), Hinxton, Cambridge, UK.&lt;/auth-address&gt;&lt;titles&gt;&lt;title&gt;SKEMPI 2.0: an updated benchmark of changes in protein-protein binding energy, kinetics and thermodynamics upon mutation&lt;/title&gt;&lt;secondary-title&gt;Bioinformatics&lt;/secondary-title&gt;&lt;/titles&gt;&lt;periodical&gt;&lt;full-title&gt;Bioinformatics&lt;/full-title&gt;&lt;/periodical&gt;&lt;pages&gt;462-469&lt;/pages&gt;&lt;volume&gt;35&lt;/volume&gt;&lt;number&gt;3&lt;/number&gt;&lt;edition&gt;2018/07/19&lt;/edition&gt;&lt;dates&gt;&lt;year&gt;2019&lt;/year&gt;&lt;pub-dates&gt;&lt;date&gt;Feb 1&lt;/date&gt;&lt;/pub-dates&gt;&lt;/dates&gt;&lt;isbn&gt;1367-4811 (Electronic)&amp;#xD;1367-4803 (Linking)&lt;/isbn&gt;&lt;accession-num&gt;30020414&lt;/accession-num&gt;&lt;urls&gt;&lt;related-urls&gt;&lt;url&gt;https://www.ncbi.nlm.nih.gov/pubmed/30020414&lt;/url&gt;&lt;/related-urls&gt;&lt;/urls&gt;&lt;electronic-resource-num&gt;10.1093/bioinformatics/bty635&lt;/electronic-resource-num&gt;&lt;/record&gt;&lt;/Cite&gt;&lt;/EndNote&gt;</w:instrText>
            </w:r>
            <w:r w:rsidRPr="00D55727">
              <w:rPr>
                <w:color w:val="auto"/>
                <w:sz w:val="20"/>
                <w:szCs w:val="20"/>
                <w:lang w:val="en-GB"/>
              </w:rPr>
              <w:fldChar w:fldCharType="separate"/>
            </w:r>
            <w:r w:rsidRPr="00D55727">
              <w:rPr>
                <w:noProof/>
                <w:color w:val="auto"/>
                <w:sz w:val="20"/>
                <w:szCs w:val="20"/>
                <w:lang w:val="en-GB"/>
              </w:rPr>
              <w:t>(16)</w:t>
            </w:r>
            <w:r w:rsidRPr="00D55727">
              <w:rPr>
                <w:color w:val="auto"/>
                <w:sz w:val="20"/>
                <w:szCs w:val="20"/>
                <w:lang w:val="en-GB"/>
              </w:rPr>
              <w:fldChar w:fldCharType="end"/>
            </w:r>
          </w:p>
        </w:tc>
      </w:tr>
      <w:tr w:rsidR="00EA5A4C" w:rsidRPr="00D55727" w14:paraId="44368BAD" w14:textId="77777777" w:rsidTr="00A35096">
        <w:tc>
          <w:tcPr>
            <w:tcW w:w="1265" w:type="dxa"/>
            <w:shd w:val="clear" w:color="auto" w:fill="auto"/>
            <w:tcMar>
              <w:left w:w="83" w:type="dxa"/>
            </w:tcMar>
          </w:tcPr>
          <w:p w14:paraId="44D48B85"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S8338</w:t>
            </w:r>
          </w:p>
        </w:tc>
        <w:tc>
          <w:tcPr>
            <w:tcW w:w="4968" w:type="dxa"/>
            <w:shd w:val="clear" w:color="auto" w:fill="auto"/>
            <w:tcMar>
              <w:left w:w="83" w:type="dxa"/>
            </w:tcMar>
          </w:tcPr>
          <w:p w14:paraId="28F95338"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S4169 plus all reverse mutations</w:t>
            </w:r>
          </w:p>
        </w:tc>
        <w:tc>
          <w:tcPr>
            <w:tcW w:w="3117" w:type="dxa"/>
            <w:shd w:val="clear" w:color="auto" w:fill="auto"/>
            <w:tcMar>
              <w:left w:w="83" w:type="dxa"/>
            </w:tcMar>
          </w:tcPr>
          <w:p w14:paraId="7FFA6661"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fldChar w:fldCharType="begin"/>
            </w:r>
            <w:r w:rsidRPr="00D55727">
              <w:rPr>
                <w:color w:val="auto"/>
                <w:sz w:val="20"/>
                <w:szCs w:val="20"/>
                <w:lang w:val="en-GB"/>
              </w:rPr>
              <w:instrText xml:space="preserve"> ADDIN EN.CITE &lt;EndNote&gt;&lt;Cite&gt;&lt;Author&gt;Jankauskaite&lt;/Author&gt;&lt;Year&gt;2019&lt;/Year&gt;&lt;RecNum&gt;91&lt;/RecNum&gt;&lt;DisplayText&gt;(16)&lt;/DisplayText&gt;&lt;record&gt;&lt;rec-number&gt;91&lt;/rec-number&gt;&lt;foreign-keys&gt;&lt;key app="EN" db-id="s550wxrf3f9wd8efrenprwsxxddreffe0zap" timestamp="1549705184"&gt;91&lt;/key&gt;&lt;/foreign-keys&gt;&lt;ref-type name="Journal Article"&gt;17&lt;/ref-type&gt;&lt;contributors&gt;&lt;authors&gt;&lt;author&gt;Jankauskaite, J.&lt;/author&gt;&lt;author&gt;Jimenez-Garcia, B.&lt;/author&gt;&lt;author&gt;Dapkunas, J.&lt;/author&gt;&lt;author&gt;Fernandez-Recio, J.&lt;/author&gt;&lt;author&gt;Moal, I. H.&lt;/author&gt;&lt;/authors&gt;&lt;/contributors&gt;&lt;auth-address&gt;Institute of Biotechnology, Life Sciences Center, Vilnius University, Vilnius, Lithuania.&amp;#xD;Barcelona Supercomputing Center (BSC), Barcelona, Spain.&amp;#xD;Bijvoet Center for Biomolecular Research, Faculty of Science, Utrecht University, Utrecht, the Netherlands.&amp;#xD;Institut de Biologia Molecular de Barcelona (IBMB), CSIC, Barcelona, Spain.&amp;#xD;European Molecular Biology Laboratory, European Bioinformatics Institute (EMBL-EBI), Hinxton, Cambridge, UK.&lt;/auth-address&gt;&lt;titles&gt;&lt;title&gt;SKEMPI 2.0: an updated benchmark of changes in protein-protein binding energy, kinetics and thermodynamics upon mutation&lt;/title&gt;&lt;secondary-title&gt;Bioinformatics&lt;/secondary-title&gt;&lt;/titles&gt;&lt;periodical&gt;&lt;full-title&gt;Bioinformatics&lt;/full-title&gt;&lt;/periodical&gt;&lt;pages&gt;462-469&lt;/pages&gt;&lt;volume&gt;35&lt;/volume&gt;&lt;number&gt;3&lt;/number&gt;&lt;edition&gt;2018/07/19&lt;/edition&gt;&lt;dates&gt;&lt;year&gt;2019&lt;/year&gt;&lt;pub-dates&gt;&lt;date&gt;Feb 1&lt;/date&gt;&lt;/pub-dates&gt;&lt;/dates&gt;&lt;isbn&gt;1367-4811 (Electronic)&amp;#xD;1367-4803 (Linking)&lt;/isbn&gt;&lt;accession-num&gt;30020414&lt;/accession-num&gt;&lt;urls&gt;&lt;related-urls&gt;&lt;url&gt;https://www.ncbi.nlm.nih.gov/pubmed/30020414&lt;/url&gt;&lt;/related-urls&gt;&lt;/urls&gt;&lt;electronic-resource-num&gt;10.1093/bioinformatics/bty635&lt;/electronic-resource-num&gt;&lt;/record&gt;&lt;/Cite&gt;&lt;/EndNote&gt;</w:instrText>
            </w:r>
            <w:r w:rsidRPr="00D55727">
              <w:rPr>
                <w:color w:val="auto"/>
                <w:sz w:val="20"/>
                <w:szCs w:val="20"/>
                <w:lang w:val="en-GB"/>
              </w:rPr>
              <w:fldChar w:fldCharType="separate"/>
            </w:r>
            <w:r w:rsidRPr="00D55727">
              <w:rPr>
                <w:noProof/>
                <w:color w:val="auto"/>
                <w:sz w:val="20"/>
                <w:szCs w:val="20"/>
                <w:lang w:val="en-GB"/>
              </w:rPr>
              <w:t>(16)</w:t>
            </w:r>
            <w:r w:rsidRPr="00D55727">
              <w:rPr>
                <w:color w:val="auto"/>
                <w:sz w:val="20"/>
                <w:szCs w:val="20"/>
                <w:lang w:val="en-GB"/>
              </w:rPr>
              <w:fldChar w:fldCharType="end"/>
            </w:r>
          </w:p>
        </w:tc>
      </w:tr>
      <w:tr w:rsidR="00EA5A4C" w:rsidRPr="00D55727" w14:paraId="7C6EB42A" w14:textId="77777777" w:rsidTr="00A35096">
        <w:tc>
          <w:tcPr>
            <w:tcW w:w="1265" w:type="dxa"/>
            <w:shd w:val="clear" w:color="auto" w:fill="auto"/>
            <w:tcMar>
              <w:left w:w="83" w:type="dxa"/>
            </w:tcMar>
          </w:tcPr>
          <w:p w14:paraId="7B99502C"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S2007</w:t>
            </w:r>
          </w:p>
        </w:tc>
        <w:tc>
          <w:tcPr>
            <w:tcW w:w="4968" w:type="dxa"/>
            <w:shd w:val="clear" w:color="auto" w:fill="auto"/>
            <w:tcMar>
              <w:left w:w="83" w:type="dxa"/>
            </w:tcMar>
          </w:tcPr>
          <w:p w14:paraId="43A5B081"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2007 variants extracted from Skempi1</w:t>
            </w:r>
          </w:p>
        </w:tc>
        <w:tc>
          <w:tcPr>
            <w:tcW w:w="3117" w:type="dxa"/>
            <w:shd w:val="clear" w:color="auto" w:fill="auto"/>
            <w:tcMar>
              <w:left w:w="83" w:type="dxa"/>
            </w:tcMar>
          </w:tcPr>
          <w:p w14:paraId="46711CE7"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fldChar w:fldCharType="begin">
                <w:fldData xml:space="preserve">PEVuZE5vdGU+PENpdGU+PEF1dGhvcj5Nb2FsPC9BdXRob3I+PFllYXI+MjAxMjwvWWVhcj48UmVj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</w:fldData>
              </w:fldChar>
            </w:r>
            <w:r w:rsidRPr="00D55727">
              <w:rPr>
                <w:color w:val="auto"/>
                <w:sz w:val="20"/>
                <w:szCs w:val="20"/>
                <w:lang w:val="en-GB"/>
              </w:rPr>
              <w:instrText xml:space="preserve"> ADDIN EN.CITE </w:instrText>
            </w:r>
            <w:r w:rsidRPr="00D55727">
              <w:rPr>
                <w:color w:val="auto"/>
                <w:sz w:val="20"/>
                <w:szCs w:val="20"/>
                <w:lang w:val="en-GB"/>
              </w:rPr>
              <w:fldChar w:fldCharType="begin">
                <w:fldData xml:space="preserve">PEVuZE5vdGU+PENpdGU+PEF1dGhvcj5Nb2FsPC9BdXRob3I+PFllYXI+MjAxMjwvWWVhcj48UmVj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</w:fldData>
              </w:fldChar>
            </w:r>
            <w:r w:rsidRPr="00D55727">
              <w:rPr>
                <w:color w:val="auto"/>
                <w:sz w:val="20"/>
                <w:szCs w:val="20"/>
                <w:lang w:val="en-GB"/>
              </w:rPr>
              <w:instrText xml:space="preserve"> ADDIN EN.CITE.DATA </w:instrText>
            </w:r>
            <w:r w:rsidRPr="00D55727">
              <w:rPr>
                <w:color w:val="auto"/>
                <w:sz w:val="20"/>
                <w:szCs w:val="20"/>
                <w:lang w:val="en-GB"/>
              </w:rPr>
            </w:r>
            <w:r w:rsidRPr="00D55727">
              <w:rPr>
                <w:color w:val="auto"/>
                <w:sz w:val="20"/>
                <w:szCs w:val="20"/>
                <w:lang w:val="en-GB"/>
              </w:rPr>
              <w:fldChar w:fldCharType="end"/>
            </w:r>
            <w:r w:rsidRPr="00D55727">
              <w:rPr>
                <w:color w:val="auto"/>
                <w:sz w:val="20"/>
                <w:szCs w:val="20"/>
                <w:lang w:val="en-GB"/>
              </w:rPr>
            </w:r>
            <w:r w:rsidRPr="00D55727">
              <w:rPr>
                <w:color w:val="auto"/>
                <w:sz w:val="20"/>
                <w:szCs w:val="20"/>
                <w:lang w:val="en-GB"/>
              </w:rPr>
              <w:fldChar w:fldCharType="separate"/>
            </w:r>
            <w:r w:rsidRPr="00D55727">
              <w:rPr>
                <w:noProof/>
                <w:color w:val="auto"/>
                <w:sz w:val="20"/>
                <w:szCs w:val="20"/>
                <w:lang w:val="en-GB"/>
              </w:rPr>
              <w:t>(10,17,18)</w:t>
            </w:r>
            <w:r w:rsidRPr="00D55727">
              <w:rPr>
                <w:color w:val="auto"/>
                <w:sz w:val="20"/>
                <w:szCs w:val="20"/>
                <w:lang w:val="en-GB"/>
              </w:rPr>
              <w:fldChar w:fldCharType="end"/>
            </w:r>
          </w:p>
        </w:tc>
      </w:tr>
      <w:tr w:rsidR="00EA5A4C" w:rsidRPr="00D55727" w14:paraId="5DA9B5C8" w14:textId="77777777" w:rsidTr="00A35096">
        <w:tc>
          <w:tcPr>
            <w:tcW w:w="1265" w:type="dxa"/>
            <w:shd w:val="clear" w:color="auto" w:fill="auto"/>
            <w:tcMar>
              <w:left w:w="83" w:type="dxa"/>
            </w:tcMar>
          </w:tcPr>
          <w:p w14:paraId="3E029ED4"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S1964</w:t>
            </w:r>
          </w:p>
        </w:tc>
        <w:tc>
          <w:tcPr>
            <w:tcW w:w="4968" w:type="dxa"/>
            <w:shd w:val="clear" w:color="auto" w:fill="auto"/>
            <w:tcMar>
              <w:left w:w="83" w:type="dxa"/>
            </w:tcMar>
          </w:tcPr>
          <w:p w14:paraId="0593F054"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1964 variants extracted from Skempi1</w:t>
            </w:r>
          </w:p>
        </w:tc>
        <w:tc>
          <w:tcPr>
            <w:tcW w:w="3117" w:type="dxa"/>
            <w:shd w:val="clear" w:color="auto" w:fill="auto"/>
            <w:tcMar>
              <w:left w:w="83" w:type="dxa"/>
            </w:tcMar>
          </w:tcPr>
          <w:p w14:paraId="17777AAB"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fldChar w:fldCharType="begin">
                <w:fldData xml:space="preserve">PEVuZE5vdGU+PENpdGU+PEF1dGhvcj5Nb2FsPC9BdXRob3I+PFllYXI+MjAxMjwvWWVhcj48UmVj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</w:fldData>
              </w:fldChar>
            </w:r>
            <w:r w:rsidRPr="00D55727">
              <w:rPr>
                <w:color w:val="auto"/>
                <w:sz w:val="20"/>
                <w:szCs w:val="20"/>
                <w:lang w:val="en-GB"/>
              </w:rPr>
              <w:instrText xml:space="preserve"> ADDIN EN.CITE </w:instrText>
            </w:r>
            <w:r w:rsidRPr="00D55727">
              <w:rPr>
                <w:color w:val="auto"/>
                <w:sz w:val="20"/>
                <w:szCs w:val="20"/>
                <w:lang w:val="en-GB"/>
              </w:rPr>
              <w:fldChar w:fldCharType="begin">
                <w:fldData xml:space="preserve">PEVuZE5vdGU+PENpdGU+PEF1dGhvcj5Nb2FsPC9BdXRob3I+PFllYXI+MjAxMjwvWWVhcj48UmVj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</w:fldData>
              </w:fldChar>
            </w:r>
            <w:r w:rsidRPr="00D55727">
              <w:rPr>
                <w:color w:val="auto"/>
                <w:sz w:val="20"/>
                <w:szCs w:val="20"/>
                <w:lang w:val="en-GB"/>
              </w:rPr>
              <w:instrText xml:space="preserve"> ADDIN EN.CITE.DATA </w:instrText>
            </w:r>
            <w:r w:rsidRPr="00D55727">
              <w:rPr>
                <w:color w:val="auto"/>
                <w:sz w:val="20"/>
                <w:szCs w:val="20"/>
                <w:lang w:val="en-GB"/>
              </w:rPr>
            </w:r>
            <w:r w:rsidRPr="00D55727">
              <w:rPr>
                <w:color w:val="auto"/>
                <w:sz w:val="20"/>
                <w:szCs w:val="20"/>
                <w:lang w:val="en-GB"/>
              </w:rPr>
              <w:fldChar w:fldCharType="end"/>
            </w:r>
            <w:r w:rsidRPr="00D55727">
              <w:rPr>
                <w:color w:val="auto"/>
                <w:sz w:val="20"/>
                <w:szCs w:val="20"/>
                <w:lang w:val="en-GB"/>
              </w:rPr>
            </w:r>
            <w:r w:rsidRPr="00D55727">
              <w:rPr>
                <w:color w:val="auto"/>
                <w:sz w:val="20"/>
                <w:szCs w:val="20"/>
                <w:lang w:val="en-GB"/>
              </w:rPr>
              <w:fldChar w:fldCharType="separate"/>
            </w:r>
            <w:r w:rsidRPr="00D55727">
              <w:rPr>
                <w:noProof/>
                <w:color w:val="auto"/>
                <w:sz w:val="20"/>
                <w:szCs w:val="20"/>
                <w:lang w:val="en-GB"/>
              </w:rPr>
              <w:t>(17,19)</w:t>
            </w:r>
            <w:r w:rsidRPr="00D55727">
              <w:rPr>
                <w:color w:val="auto"/>
                <w:sz w:val="20"/>
                <w:szCs w:val="20"/>
                <w:lang w:val="en-GB"/>
              </w:rPr>
              <w:fldChar w:fldCharType="end"/>
            </w:r>
          </w:p>
        </w:tc>
      </w:tr>
      <w:tr w:rsidR="00EA5A4C" w:rsidRPr="00D55727" w14:paraId="48CAC750" w14:textId="77777777" w:rsidTr="00A35096">
        <w:tc>
          <w:tcPr>
            <w:tcW w:w="1265" w:type="dxa"/>
            <w:shd w:val="clear" w:color="auto" w:fill="auto"/>
            <w:tcMar>
              <w:left w:w="83" w:type="dxa"/>
            </w:tcMar>
          </w:tcPr>
          <w:p w14:paraId="52AF9452"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S1327</w:t>
            </w:r>
          </w:p>
        </w:tc>
        <w:tc>
          <w:tcPr>
            <w:tcW w:w="4968" w:type="dxa"/>
            <w:shd w:val="clear" w:color="auto" w:fill="auto"/>
            <w:tcMar>
              <w:left w:w="83" w:type="dxa"/>
            </w:tcMar>
          </w:tcPr>
          <w:p w14:paraId="34D9DF63"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1327 variants extracted from Skempi1</w:t>
            </w:r>
          </w:p>
        </w:tc>
        <w:tc>
          <w:tcPr>
            <w:tcW w:w="3117" w:type="dxa"/>
            <w:shd w:val="clear" w:color="auto" w:fill="auto"/>
            <w:tcMar>
              <w:left w:w="83" w:type="dxa"/>
            </w:tcMar>
          </w:tcPr>
          <w:p w14:paraId="255BAB63"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fldChar w:fldCharType="begin">
                <w:fldData xml:space="preserve">PEVuZE5vdGU+PENpdGU+PEF1dGhvcj5Nb2FsPC9BdXRob3I+PFllYXI+MjAxMjwvWWVhcj48UmVj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==
</w:fldData>
              </w:fldChar>
            </w:r>
            <w:r w:rsidRPr="00D55727">
              <w:rPr>
                <w:color w:val="auto"/>
                <w:sz w:val="20"/>
                <w:szCs w:val="20"/>
                <w:lang w:val="en-GB"/>
              </w:rPr>
              <w:instrText xml:space="preserve"> ADDIN EN.CITE </w:instrText>
            </w:r>
            <w:r w:rsidRPr="00D55727">
              <w:rPr>
                <w:color w:val="auto"/>
                <w:sz w:val="20"/>
                <w:szCs w:val="20"/>
                <w:lang w:val="en-GB"/>
              </w:rPr>
              <w:fldChar w:fldCharType="begin">
                <w:fldData xml:space="preserve">PEVuZE5vdGU+PENpdGU+PEF1dGhvcj5Nb2FsPC9BdXRob3I+PFllYXI+MjAxMjwvWWVhcj48UmVj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==
</w:fldData>
              </w:fldChar>
            </w:r>
            <w:r w:rsidRPr="00D55727">
              <w:rPr>
                <w:color w:val="auto"/>
                <w:sz w:val="20"/>
                <w:szCs w:val="20"/>
                <w:lang w:val="en-GB"/>
              </w:rPr>
              <w:instrText xml:space="preserve"> ADDIN EN.CITE.DATA </w:instrText>
            </w:r>
            <w:r w:rsidRPr="00D55727">
              <w:rPr>
                <w:color w:val="auto"/>
                <w:sz w:val="20"/>
                <w:szCs w:val="20"/>
                <w:lang w:val="en-GB"/>
              </w:rPr>
            </w:r>
            <w:r w:rsidRPr="00D55727">
              <w:rPr>
                <w:color w:val="auto"/>
                <w:sz w:val="20"/>
                <w:szCs w:val="20"/>
                <w:lang w:val="en-GB"/>
              </w:rPr>
              <w:fldChar w:fldCharType="end"/>
            </w:r>
            <w:r w:rsidRPr="00D55727">
              <w:rPr>
                <w:color w:val="auto"/>
                <w:sz w:val="20"/>
                <w:szCs w:val="20"/>
                <w:lang w:val="en-GB"/>
              </w:rPr>
            </w:r>
            <w:r w:rsidRPr="00D55727">
              <w:rPr>
                <w:color w:val="auto"/>
                <w:sz w:val="20"/>
                <w:szCs w:val="20"/>
                <w:lang w:val="en-GB"/>
              </w:rPr>
              <w:fldChar w:fldCharType="separate"/>
            </w:r>
            <w:r w:rsidRPr="00D55727">
              <w:rPr>
                <w:noProof/>
                <w:color w:val="auto"/>
                <w:sz w:val="20"/>
                <w:szCs w:val="20"/>
                <w:lang w:val="en-GB"/>
              </w:rPr>
              <w:t>(17,20)</w:t>
            </w:r>
            <w:r w:rsidRPr="00D55727">
              <w:rPr>
                <w:color w:val="auto"/>
                <w:sz w:val="20"/>
                <w:szCs w:val="20"/>
                <w:lang w:val="en-GB"/>
              </w:rPr>
              <w:fldChar w:fldCharType="end"/>
            </w:r>
          </w:p>
        </w:tc>
      </w:tr>
      <w:tr w:rsidR="00EA5A4C" w:rsidRPr="00D55727" w14:paraId="2107E5FB" w14:textId="77777777" w:rsidTr="00A35096">
        <w:tc>
          <w:tcPr>
            <w:tcW w:w="1265" w:type="dxa"/>
            <w:shd w:val="clear" w:color="auto" w:fill="auto"/>
            <w:tcMar>
              <w:left w:w="83" w:type="dxa"/>
            </w:tcMar>
          </w:tcPr>
          <w:p w14:paraId="264D1371"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S1102</w:t>
            </w:r>
          </w:p>
        </w:tc>
        <w:tc>
          <w:tcPr>
            <w:tcW w:w="4968" w:type="dxa"/>
            <w:shd w:val="clear" w:color="auto" w:fill="auto"/>
            <w:tcMar>
              <w:left w:w="83" w:type="dxa"/>
            </w:tcMar>
          </w:tcPr>
          <w:p w14:paraId="75EFA58C"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1102 variants extracted from Skempi1</w:t>
            </w:r>
          </w:p>
        </w:tc>
        <w:tc>
          <w:tcPr>
            <w:tcW w:w="3117" w:type="dxa"/>
            <w:shd w:val="clear" w:color="auto" w:fill="auto"/>
            <w:tcMar>
              <w:left w:w="83" w:type="dxa"/>
            </w:tcMar>
          </w:tcPr>
          <w:p w14:paraId="05AEE15A"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fldChar w:fldCharType="begin">
                <w:fldData xml:space="preserve">PEVuZE5vdGU+PENpdGU+PEF1dGhvcj5HZW5nPC9BdXRob3I+PFllYXI+MjAxOTwvWWVhcj48UmVj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</w:fldData>
              </w:fldChar>
            </w:r>
            <w:r w:rsidRPr="00D55727">
              <w:rPr>
                <w:color w:val="auto"/>
                <w:sz w:val="20"/>
                <w:szCs w:val="20"/>
                <w:lang w:val="en-GB"/>
              </w:rPr>
              <w:instrText xml:space="preserve"> ADDIN EN.CITE </w:instrText>
            </w:r>
            <w:r w:rsidRPr="00D55727">
              <w:rPr>
                <w:color w:val="auto"/>
                <w:sz w:val="20"/>
                <w:szCs w:val="20"/>
                <w:lang w:val="en-GB"/>
              </w:rPr>
              <w:fldChar w:fldCharType="begin">
                <w:fldData xml:space="preserve">PEVuZE5vdGU+PENpdGU+PEF1dGhvcj5HZW5nPC9BdXRob3I+PFllYXI+MjAxOTwvWWVhcj48UmVj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</w:fldData>
              </w:fldChar>
            </w:r>
            <w:r w:rsidRPr="00D55727">
              <w:rPr>
                <w:color w:val="auto"/>
                <w:sz w:val="20"/>
                <w:szCs w:val="20"/>
                <w:lang w:val="en-GB"/>
              </w:rPr>
              <w:instrText xml:space="preserve"> ADDIN EN.CITE.DATA </w:instrText>
            </w:r>
            <w:r w:rsidRPr="00D55727">
              <w:rPr>
                <w:color w:val="auto"/>
                <w:sz w:val="20"/>
                <w:szCs w:val="20"/>
                <w:lang w:val="en-GB"/>
              </w:rPr>
            </w:r>
            <w:r w:rsidRPr="00D55727">
              <w:rPr>
                <w:color w:val="auto"/>
                <w:sz w:val="20"/>
                <w:szCs w:val="20"/>
                <w:lang w:val="en-GB"/>
              </w:rPr>
              <w:fldChar w:fldCharType="end"/>
            </w:r>
            <w:r w:rsidRPr="00D55727">
              <w:rPr>
                <w:color w:val="auto"/>
                <w:sz w:val="20"/>
                <w:szCs w:val="20"/>
                <w:lang w:val="en-GB"/>
              </w:rPr>
            </w:r>
            <w:r w:rsidRPr="00D55727">
              <w:rPr>
                <w:color w:val="auto"/>
                <w:sz w:val="20"/>
                <w:szCs w:val="20"/>
                <w:lang w:val="en-GB"/>
              </w:rPr>
              <w:fldChar w:fldCharType="separate"/>
            </w:r>
            <w:r w:rsidRPr="00D55727">
              <w:rPr>
                <w:noProof/>
                <w:color w:val="auto"/>
                <w:sz w:val="20"/>
                <w:szCs w:val="20"/>
                <w:lang w:val="en-GB"/>
              </w:rPr>
              <w:t>(17,21)</w:t>
            </w:r>
            <w:r w:rsidRPr="00D55727">
              <w:rPr>
                <w:color w:val="auto"/>
                <w:sz w:val="20"/>
                <w:szCs w:val="20"/>
                <w:lang w:val="en-GB"/>
              </w:rPr>
              <w:fldChar w:fldCharType="end"/>
            </w:r>
          </w:p>
        </w:tc>
      </w:tr>
      <w:tr w:rsidR="00EA5A4C" w:rsidRPr="00D55727" w14:paraId="2768E033" w14:textId="77777777" w:rsidTr="00A35096">
        <w:tc>
          <w:tcPr>
            <w:tcW w:w="1265" w:type="dxa"/>
            <w:shd w:val="clear" w:color="auto" w:fill="auto"/>
            <w:tcMar>
              <w:left w:w="83" w:type="dxa"/>
            </w:tcMar>
          </w:tcPr>
          <w:p w14:paraId="470E8F12"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S472</w:t>
            </w:r>
          </w:p>
        </w:tc>
        <w:tc>
          <w:tcPr>
            <w:tcW w:w="4968" w:type="dxa"/>
            <w:shd w:val="clear" w:color="auto" w:fill="auto"/>
            <w:tcMar>
              <w:left w:w="83" w:type="dxa"/>
            </w:tcMar>
          </w:tcPr>
          <w:p w14:paraId="14938AEC"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472 variants contained in S4169 and not in S2007</w:t>
            </w:r>
          </w:p>
        </w:tc>
        <w:tc>
          <w:tcPr>
            <w:tcW w:w="3117" w:type="dxa"/>
            <w:shd w:val="clear" w:color="auto" w:fill="auto"/>
            <w:tcMar>
              <w:left w:w="83" w:type="dxa"/>
            </w:tcMar>
          </w:tcPr>
          <w:p w14:paraId="7B4529FE"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fldChar w:fldCharType="begin">
                <w:fldData xml:space="preserve">PEVuZE5vdGU+PENpdGU+PEF1dGhvcj5KYW5rYXVza2FpdGU8L0F1dGhvcj48WWVhcj4yMDE5PC9Z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</w:fldData>
              </w:fldChar>
            </w:r>
            <w:r w:rsidRPr="00D55727">
              <w:rPr>
                <w:color w:val="auto"/>
                <w:sz w:val="20"/>
                <w:szCs w:val="20"/>
                <w:lang w:val="en-GB"/>
              </w:rPr>
              <w:instrText xml:space="preserve"> ADDIN EN.CITE </w:instrText>
            </w:r>
            <w:r w:rsidRPr="00D55727">
              <w:rPr>
                <w:color w:val="auto"/>
                <w:sz w:val="20"/>
                <w:szCs w:val="20"/>
                <w:lang w:val="en-GB"/>
              </w:rPr>
              <w:fldChar w:fldCharType="begin">
                <w:fldData xml:space="preserve">PEVuZE5vdGU+PENpdGU+PEF1dGhvcj5KYW5rYXVza2FpdGU8L0F1dGhvcj48WWVhcj4yMDE5PC9Z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</w:fldData>
              </w:fldChar>
            </w:r>
            <w:r w:rsidRPr="00D55727">
              <w:rPr>
                <w:color w:val="auto"/>
                <w:sz w:val="20"/>
                <w:szCs w:val="20"/>
                <w:lang w:val="en-GB"/>
              </w:rPr>
              <w:instrText xml:space="preserve"> ADDIN EN.CITE.DATA </w:instrText>
            </w:r>
            <w:r w:rsidRPr="00D55727">
              <w:rPr>
                <w:color w:val="auto"/>
                <w:sz w:val="20"/>
                <w:szCs w:val="20"/>
                <w:lang w:val="en-GB"/>
              </w:rPr>
            </w:r>
            <w:r w:rsidRPr="00D55727">
              <w:rPr>
                <w:color w:val="auto"/>
                <w:sz w:val="20"/>
                <w:szCs w:val="20"/>
                <w:lang w:val="en-GB"/>
              </w:rPr>
              <w:fldChar w:fldCharType="end"/>
            </w:r>
            <w:r w:rsidRPr="00D55727">
              <w:rPr>
                <w:color w:val="auto"/>
                <w:sz w:val="20"/>
                <w:szCs w:val="20"/>
                <w:lang w:val="en-GB"/>
              </w:rPr>
            </w:r>
            <w:r w:rsidRPr="00D55727">
              <w:rPr>
                <w:color w:val="auto"/>
                <w:sz w:val="20"/>
                <w:szCs w:val="20"/>
                <w:lang w:val="en-GB"/>
              </w:rPr>
              <w:fldChar w:fldCharType="separate"/>
            </w:r>
            <w:r w:rsidRPr="00D55727">
              <w:rPr>
                <w:noProof/>
                <w:color w:val="auto"/>
                <w:sz w:val="20"/>
                <w:szCs w:val="20"/>
                <w:lang w:val="en-GB"/>
              </w:rPr>
              <w:t>(16,21)</w:t>
            </w:r>
            <w:r w:rsidRPr="00D55727">
              <w:rPr>
                <w:color w:val="auto"/>
                <w:sz w:val="20"/>
                <w:szCs w:val="20"/>
                <w:lang w:val="en-GB"/>
              </w:rPr>
              <w:fldChar w:fldCharType="end"/>
            </w:r>
          </w:p>
        </w:tc>
      </w:tr>
      <w:tr w:rsidR="00EA5A4C" w:rsidRPr="00D55727" w14:paraId="0CEBF087" w14:textId="77777777" w:rsidTr="00A35096">
        <w:tc>
          <w:tcPr>
            <w:tcW w:w="1265" w:type="dxa"/>
            <w:shd w:val="clear" w:color="auto" w:fill="auto"/>
            <w:tcMar>
              <w:left w:w="83" w:type="dxa"/>
            </w:tcMar>
          </w:tcPr>
          <w:p w14:paraId="7D6DBFCB"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S378</w:t>
            </w:r>
          </w:p>
        </w:tc>
        <w:tc>
          <w:tcPr>
            <w:tcW w:w="4968" w:type="dxa"/>
            <w:shd w:val="clear" w:color="auto" w:fill="auto"/>
            <w:tcMar>
              <w:left w:w="83" w:type="dxa"/>
            </w:tcMar>
          </w:tcPr>
          <w:p w14:paraId="7663C295"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Alanine scanning variants</w:t>
            </w:r>
          </w:p>
        </w:tc>
        <w:tc>
          <w:tcPr>
            <w:tcW w:w="3117" w:type="dxa"/>
            <w:shd w:val="clear" w:color="auto" w:fill="auto"/>
            <w:tcMar>
              <w:left w:w="83" w:type="dxa"/>
            </w:tcMar>
          </w:tcPr>
          <w:p w14:paraId="6C2CC76F"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fldChar w:fldCharType="begin"/>
            </w:r>
            <w:r w:rsidRPr="00D55727">
              <w:rPr>
                <w:color w:val="auto"/>
                <w:sz w:val="20"/>
                <w:szCs w:val="20"/>
                <w:lang w:val="en-GB"/>
              </w:rPr>
              <w:instrText xml:space="preserve"> ADDIN EN.CITE &lt;EndNote&gt;&lt;Cite&gt;&lt;Author&gt;Kortemme&lt;/Author&gt;&lt;Year&gt;2002&lt;/Year&gt;&lt;RecNum&gt;113&lt;/RecNum&gt;&lt;DisplayText&gt;(22)&lt;/DisplayText&gt;&lt;record&gt;&lt;rec-number&gt;113&lt;/rec-number&gt;&lt;foreign-keys&gt;&lt;key app="EN" db-id="s550wxrf3f9wd8efrenprwsxxddreffe0zap" timestamp="1549790045"&gt;113&lt;/key&gt;&lt;/foreign-keys&gt;&lt;ref-type name="Journal Article"&gt;17&lt;/ref-type&gt;&lt;contributors&gt;&lt;authors&gt;&lt;author&gt;Kortemme, T.&lt;/author&gt;&lt;author&gt;Baker, D.&lt;/author&gt;&lt;/authors&gt;&lt;/contributors&gt;&lt;auth-address&gt;Howard Hughes Medical Institute and Department of Biochemistry, University of Washington, Seattle, WA 98195, USA.&lt;/auth-address&gt;&lt;titles&gt;&lt;title&gt;A simple physical model for binding energy hot spots in protein-protein complexes&lt;/title&gt;&lt;secondary-title&gt;Proc Natl Acad Sci U S A&lt;/secondary-title&gt;&lt;/titles&gt;&lt;periodical&gt;&lt;full-title&gt;Proc Natl Acad Sci U S A&lt;/full-title&gt;&lt;/periodical&gt;&lt;pages&gt;14116-21&lt;/pages&gt;&lt;volume&gt;99&lt;/volume&gt;&lt;number&gt;22&lt;/number&gt;&lt;edition&gt;2002/10/17&lt;/edition&gt;&lt;keywords&gt;&lt;keyword&gt;Alanine/genetics&lt;/keyword&gt;&lt;keyword&gt;Energy Transfer&lt;/keyword&gt;&lt;keyword&gt;*Models, Molecular&lt;/keyword&gt;&lt;keyword&gt;Protein Binding&lt;/keyword&gt;&lt;keyword&gt;Protein Conformation&lt;/keyword&gt;&lt;keyword&gt;Proteins/*chemistry&lt;/keyword&gt;&lt;keyword&gt;Water/chemistry&lt;/keyword&gt;&lt;/keywords&gt;&lt;dates&gt;&lt;year&gt;2002&lt;/year&gt;&lt;pub-dates&gt;&lt;date&gt;Oct 29&lt;/date&gt;&lt;/pub-dates&gt;&lt;/dates&gt;&lt;isbn&gt;0027-8424 (Print)&amp;#xD;0027-8424 (Linking)&lt;/isbn&gt;&lt;accession-num&gt;12381794&lt;/accession-num&gt;&lt;urls&gt;&lt;related-urls&gt;&lt;url&gt;https://www.ncbi.nlm.nih.gov/pubmed/12381794&lt;/url&gt;&lt;/related-urls&gt;&lt;/urls&gt;&lt;custom2&gt;PMC137846&lt;/custom2&gt;&lt;electronic-resource-num&gt;10.1073/pnas.202485799&lt;/electronic-resource-num&gt;&lt;/record&gt;&lt;/Cite&gt;&lt;/EndNote&gt;</w:instrText>
            </w:r>
            <w:r w:rsidRPr="00D55727">
              <w:rPr>
                <w:color w:val="auto"/>
                <w:sz w:val="20"/>
                <w:szCs w:val="20"/>
                <w:lang w:val="en-GB"/>
              </w:rPr>
              <w:fldChar w:fldCharType="separate"/>
            </w:r>
            <w:r w:rsidRPr="00D55727">
              <w:rPr>
                <w:noProof/>
                <w:color w:val="auto"/>
                <w:sz w:val="20"/>
                <w:szCs w:val="20"/>
                <w:lang w:val="en-GB"/>
              </w:rPr>
              <w:t>(22)</w:t>
            </w:r>
            <w:r w:rsidRPr="00D55727">
              <w:rPr>
                <w:color w:val="auto"/>
                <w:sz w:val="20"/>
                <w:szCs w:val="20"/>
                <w:lang w:val="en-GB"/>
              </w:rPr>
              <w:fldChar w:fldCharType="end"/>
            </w:r>
          </w:p>
        </w:tc>
      </w:tr>
    </w:tbl>
    <w:p w14:paraId="7D9BF369" w14:textId="6DFEDFAE" w:rsidR="00CD60D2" w:rsidRDefault="00CD60D2">
      <w:pPr>
        <w:rPr>
          <w:lang w:val="en-GB"/>
        </w:rPr>
      </w:pPr>
    </w:p>
    <w:p w14:paraId="68BA50BD" w14:textId="7084FD8C" w:rsidR="00EA5A4C" w:rsidRPr="00D55727" w:rsidRDefault="00EA5A4C" w:rsidP="00EA5A4C">
      <w:pPr>
        <w:rPr>
          <w:color w:val="auto"/>
          <w:sz w:val="20"/>
          <w:szCs w:val="20"/>
          <w:lang w:val="en-GB"/>
        </w:rPr>
      </w:pPr>
      <w:r w:rsidRPr="00D55727">
        <w:rPr>
          <w:b/>
          <w:color w:val="auto"/>
          <w:sz w:val="20"/>
          <w:szCs w:val="20"/>
          <w:lang w:val="en-GB"/>
        </w:rPr>
        <w:t>Table S</w:t>
      </w:r>
      <w:r>
        <w:rPr>
          <w:b/>
          <w:color w:val="auto"/>
          <w:sz w:val="20"/>
          <w:szCs w:val="20"/>
          <w:lang w:val="en-GB"/>
        </w:rPr>
        <w:t>2</w:t>
      </w:r>
      <w:r w:rsidRPr="00D55727">
        <w:rPr>
          <w:color w:val="auto"/>
          <w:sz w:val="20"/>
          <w:szCs w:val="20"/>
          <w:lang w:val="en-GB"/>
        </w:rPr>
        <w:t xml:space="preserve"> – Comparison of features used in mCSM-PPI1 and mCSM-PPI2. The first version of mCSM-PPI used our graph-based signatures to model the environment of the wild-type residue and pharmacophore to account for the effects of physicochemical changes caused by a point mutation as evidence to train a predictive model. In addition to those two types of features, mCSM-PPI2 also includes six new different classes of features that model different effects of single-point variants.</w:t>
      </w:r>
    </w:p>
    <w:tbl>
      <w:tblPr>
        <w:tblStyle w:val="TableGrid"/>
        <w:tblpPr w:leftFromText="180" w:rightFromText="180" w:vertAnchor="text" w:horzAnchor="margin" w:tblpY="129"/>
        <w:tblW w:w="9350" w:type="dxa"/>
        <w:tblCellMar>
          <w:left w:w="83" w:type="dxa"/>
        </w:tblCellMar>
        <w:tblLook w:val="04A0" w:firstRow="1" w:lastRow="0" w:firstColumn="1" w:lastColumn="0" w:noHBand="0" w:noVBand="1"/>
      </w:tblPr>
      <w:tblGrid>
        <w:gridCol w:w="2063"/>
        <w:gridCol w:w="2856"/>
        <w:gridCol w:w="1754"/>
        <w:gridCol w:w="1338"/>
        <w:gridCol w:w="1339"/>
      </w:tblGrid>
      <w:tr w:rsidR="00EA5A4C" w:rsidRPr="00D55727" w14:paraId="16752E52" w14:textId="77777777" w:rsidTr="00A35096">
        <w:tc>
          <w:tcPr>
            <w:tcW w:w="2063" w:type="dxa"/>
            <w:shd w:val="clear" w:color="auto" w:fill="auto"/>
            <w:tcMar>
              <w:left w:w="83" w:type="dxa"/>
            </w:tcMar>
          </w:tcPr>
          <w:p w14:paraId="4EB84976" w14:textId="77777777" w:rsidR="00EA5A4C" w:rsidRPr="00D55727" w:rsidRDefault="00EA5A4C" w:rsidP="00A35096">
            <w:pPr>
              <w:pStyle w:val="Heading1"/>
              <w:spacing w:line="240" w:lineRule="auto"/>
              <w:rPr>
                <w:color w:val="auto"/>
                <w:sz w:val="20"/>
                <w:szCs w:val="20"/>
                <w:lang w:val="en-GB"/>
              </w:rPr>
            </w:pPr>
            <w:r w:rsidRPr="00D55727">
              <w:rPr>
                <w:color w:val="auto"/>
                <w:sz w:val="20"/>
                <w:szCs w:val="20"/>
                <w:lang w:val="en-GB"/>
              </w:rPr>
              <w:t>Type of Feature</w:t>
            </w:r>
          </w:p>
        </w:tc>
        <w:tc>
          <w:tcPr>
            <w:tcW w:w="2856" w:type="dxa"/>
            <w:shd w:val="clear" w:color="auto" w:fill="auto"/>
            <w:tcMar>
              <w:left w:w="83" w:type="dxa"/>
            </w:tcMar>
          </w:tcPr>
          <w:p w14:paraId="0EE715CD" w14:textId="77777777" w:rsidR="00EA5A4C" w:rsidRPr="00D55727" w:rsidRDefault="00EA5A4C" w:rsidP="00A35096">
            <w:pPr>
              <w:pStyle w:val="Heading1"/>
              <w:spacing w:line="240" w:lineRule="auto"/>
              <w:rPr>
                <w:color w:val="auto"/>
                <w:sz w:val="20"/>
                <w:szCs w:val="20"/>
                <w:lang w:val="en-GB"/>
              </w:rPr>
            </w:pPr>
            <w:r w:rsidRPr="00D55727">
              <w:rPr>
                <w:color w:val="auto"/>
                <w:sz w:val="20"/>
                <w:szCs w:val="20"/>
                <w:lang w:val="en-GB"/>
              </w:rPr>
              <w:t>Features</w:t>
            </w:r>
          </w:p>
        </w:tc>
        <w:tc>
          <w:tcPr>
            <w:tcW w:w="1754" w:type="dxa"/>
            <w:shd w:val="clear" w:color="auto" w:fill="auto"/>
            <w:tcMar>
              <w:left w:w="83" w:type="dxa"/>
            </w:tcMar>
          </w:tcPr>
          <w:p w14:paraId="523C1C75" w14:textId="77777777" w:rsidR="00EA5A4C" w:rsidRPr="00D55727" w:rsidRDefault="00EA5A4C" w:rsidP="00A35096">
            <w:pPr>
              <w:pStyle w:val="Heading1"/>
              <w:spacing w:line="240" w:lineRule="auto"/>
              <w:rPr>
                <w:color w:val="auto"/>
                <w:sz w:val="20"/>
                <w:szCs w:val="20"/>
                <w:lang w:val="en-GB"/>
              </w:rPr>
            </w:pPr>
            <w:r w:rsidRPr="00D55727">
              <w:rPr>
                <w:color w:val="auto"/>
                <w:sz w:val="20"/>
                <w:szCs w:val="20"/>
                <w:lang w:val="en-GB"/>
              </w:rPr>
              <w:t>Tool</w:t>
            </w:r>
          </w:p>
        </w:tc>
        <w:tc>
          <w:tcPr>
            <w:tcW w:w="1338" w:type="dxa"/>
            <w:shd w:val="clear" w:color="auto" w:fill="auto"/>
            <w:tcMar>
              <w:left w:w="83" w:type="dxa"/>
            </w:tcMar>
          </w:tcPr>
          <w:p w14:paraId="671C9D2D" w14:textId="77777777" w:rsidR="00EA5A4C" w:rsidRPr="00D55727" w:rsidRDefault="00EA5A4C" w:rsidP="00A35096">
            <w:pPr>
              <w:pStyle w:val="Heading1"/>
              <w:spacing w:line="240" w:lineRule="auto"/>
              <w:rPr>
                <w:color w:val="auto"/>
                <w:sz w:val="20"/>
                <w:szCs w:val="20"/>
                <w:lang w:val="en-GB"/>
              </w:rPr>
            </w:pPr>
            <w:r w:rsidRPr="00D55727">
              <w:rPr>
                <w:color w:val="auto"/>
                <w:sz w:val="20"/>
                <w:szCs w:val="20"/>
                <w:lang w:val="en-GB"/>
              </w:rPr>
              <w:t>mCSM-PPI1</w:t>
            </w:r>
          </w:p>
        </w:tc>
        <w:tc>
          <w:tcPr>
            <w:tcW w:w="1339" w:type="dxa"/>
            <w:shd w:val="clear" w:color="auto" w:fill="auto"/>
            <w:tcMar>
              <w:left w:w="83" w:type="dxa"/>
            </w:tcMar>
          </w:tcPr>
          <w:p w14:paraId="4FC6BE09" w14:textId="77777777" w:rsidR="00EA5A4C" w:rsidRPr="00D55727" w:rsidRDefault="00EA5A4C" w:rsidP="00A35096">
            <w:pPr>
              <w:pStyle w:val="Heading1"/>
              <w:spacing w:line="240" w:lineRule="auto"/>
              <w:rPr>
                <w:color w:val="auto"/>
                <w:sz w:val="20"/>
                <w:szCs w:val="20"/>
                <w:lang w:val="en-GB"/>
              </w:rPr>
            </w:pPr>
            <w:r w:rsidRPr="00D55727">
              <w:rPr>
                <w:color w:val="auto"/>
                <w:sz w:val="20"/>
                <w:szCs w:val="20"/>
                <w:lang w:val="en-GB"/>
              </w:rPr>
              <w:t>mCSM-PPI2</w:t>
            </w:r>
          </w:p>
        </w:tc>
      </w:tr>
      <w:tr w:rsidR="00EA5A4C" w:rsidRPr="00D55727" w14:paraId="5B8C45BD" w14:textId="77777777" w:rsidTr="00A35096">
        <w:tc>
          <w:tcPr>
            <w:tcW w:w="2063" w:type="dxa"/>
            <w:shd w:val="clear" w:color="auto" w:fill="auto"/>
            <w:tcMar>
              <w:left w:w="83" w:type="dxa"/>
            </w:tcMar>
          </w:tcPr>
          <w:p w14:paraId="287ECB78"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Graph-based Signatures</w:t>
            </w:r>
          </w:p>
        </w:tc>
        <w:tc>
          <w:tcPr>
            <w:tcW w:w="2856" w:type="dxa"/>
            <w:shd w:val="clear" w:color="auto" w:fill="auto"/>
            <w:tcMar>
              <w:left w:w="83" w:type="dxa"/>
            </w:tcMar>
          </w:tcPr>
          <w:p w14:paraId="23507F9B"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Distance patterns</w:t>
            </w:r>
          </w:p>
        </w:tc>
        <w:tc>
          <w:tcPr>
            <w:tcW w:w="1754" w:type="dxa"/>
            <w:shd w:val="clear" w:color="auto" w:fill="auto"/>
            <w:tcMar>
              <w:left w:w="83" w:type="dxa"/>
            </w:tcMar>
          </w:tcPr>
          <w:p w14:paraId="623C1BF2"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 xml:space="preserve">mCSM </w:t>
            </w:r>
            <w:r w:rsidRPr="00D55727">
              <w:rPr>
                <w:b w:val="0"/>
                <w:color w:val="auto"/>
                <w:sz w:val="20"/>
                <w:szCs w:val="20"/>
                <w:lang w:val="en-GB"/>
              </w:rPr>
              <w:fldChar w:fldCharType="begin"/>
            </w:r>
            <w:r w:rsidRPr="00D55727">
              <w:rPr>
                <w:b w:val="0"/>
                <w:color w:val="auto"/>
                <w:sz w:val="20"/>
                <w:szCs w:val="20"/>
                <w:lang w:val="en-GB"/>
              </w:rPr>
              <w:instrText xml:space="preserve"> ADDIN EN.CITE &lt;EndNote&gt;&lt;Cite&gt;&lt;Author&gt;Pires&lt;/Author&gt;&lt;Year&gt;2014&lt;/Year&gt;&lt;RecNum&gt;49&lt;/RecNum&gt;&lt;DisplayText&gt;(10)&lt;/DisplayText&gt;&lt;record&gt;&lt;rec-number&gt;49&lt;/rec-number&gt;&lt;foreign-keys&gt;&lt;key app="EN" db-id="s550wxrf3f9wd8efrenprwsxxddreffe0zap" timestamp="1549669396"&gt;49&lt;/key&gt;&lt;/foreign-keys&gt;&lt;ref-type name="Journal Article"&gt;17&lt;/ref-type&gt;&lt;contributors&gt;&lt;authors&gt;&lt;author&gt;Pires, D. E.&lt;/author&gt;&lt;author&gt;Ascher, D. B.&lt;/author&gt;&lt;author&gt;Blundell, T. L.&lt;/author&gt;&lt;/authors&gt;&lt;/contributors&gt;&lt;auth-address&gt;Department of Biochemistry, University of Cambridge, Cambridge CB2 1GA, UK and ACRF Rational Drug Discovery Centre and Biota Structural Biology Laboratory, St Vincents Institute of Medical Research, Fitzroy, VIC, 3065, Australia.&lt;/auth-address&gt;&lt;titles&gt;&lt;title&gt;mCSM: predicting the effects of mutations in proteins using graph-based signatures&lt;/title&gt;&lt;secondary-title&gt;Bioinformatics&lt;/secondary-title&gt;&lt;/titles&gt;&lt;periodical&gt;&lt;full-title&gt;Bioinformatics&lt;/full-title&gt;&lt;/periodical&gt;&lt;pages&gt;335-42&lt;/pages&gt;&lt;volume&gt;30&lt;/volume&gt;&lt;number&gt;3&lt;/number&gt;&lt;edition&gt;2013/11/28&lt;/edition&gt;&lt;keywords&gt;&lt;keyword&gt;Algorithms&lt;/keyword&gt;&lt;keyword&gt;Amino Acids/chemistry&lt;/keyword&gt;&lt;keyword&gt;Computer Graphics&lt;/keyword&gt;&lt;keyword&gt;DNA/metabolism&lt;/keyword&gt;&lt;keyword&gt;DNA-Binding Proteins/genetics/metabolism&lt;/keyword&gt;&lt;keyword&gt;Multiprotein Complexes/genetics&lt;/keyword&gt;&lt;keyword&gt;*Mutation, Missense&lt;/keyword&gt;&lt;keyword&gt;Protein Stability&lt;/keyword&gt;&lt;keyword&gt;Proteins/chemistry/*genetics&lt;/keyword&gt;&lt;keyword&gt;Tumor Suppressor Protein p53/genetics/metabolism&lt;/keyword&gt;&lt;/keywords&gt;&lt;dates&gt;&lt;year&gt;2014&lt;/year&gt;&lt;pub-dates&gt;&lt;date&gt;Feb 1&lt;/date&gt;&lt;/pub-dates&gt;&lt;/dates&gt;&lt;isbn&gt;1367-4811 (Electronic)&amp;#xD;1367-4803 (Linking)&lt;/isbn&gt;&lt;accession-num&gt;24281696&lt;/accession-num&gt;&lt;urls&gt;&lt;related-urls&gt;&lt;url&gt;https://www.ncbi.nlm.nih.gov/pubmed/24281696&lt;/url&gt;&lt;/related-urls&gt;&lt;/urls&gt;&lt;custom2&gt;PMC3904523&lt;/custom2&gt;&lt;electronic-resource-num&gt;10.1093/bioinformatics/btt691&lt;/electronic-resource-num&gt;&lt;/record&gt;&lt;/Cite&gt;&lt;/EndNote&gt;</w:instrText>
            </w:r>
            <w:r w:rsidRPr="00D55727">
              <w:rPr>
                <w:b w:val="0"/>
                <w:color w:val="auto"/>
                <w:sz w:val="20"/>
                <w:szCs w:val="20"/>
                <w:lang w:val="en-GB"/>
              </w:rPr>
              <w:fldChar w:fldCharType="separate"/>
            </w:r>
            <w:r w:rsidRPr="00D55727">
              <w:rPr>
                <w:b w:val="0"/>
                <w:noProof/>
                <w:color w:val="auto"/>
                <w:sz w:val="20"/>
                <w:szCs w:val="20"/>
                <w:lang w:val="en-GB"/>
              </w:rPr>
              <w:t>(10)</w:t>
            </w:r>
            <w:r w:rsidRPr="00D55727">
              <w:rPr>
                <w:b w:val="0"/>
                <w:color w:val="auto"/>
                <w:sz w:val="20"/>
                <w:szCs w:val="20"/>
                <w:lang w:val="en-GB"/>
              </w:rPr>
              <w:fldChar w:fldCharType="end"/>
            </w:r>
          </w:p>
        </w:tc>
        <w:tc>
          <w:tcPr>
            <w:tcW w:w="1338" w:type="dxa"/>
            <w:shd w:val="clear" w:color="auto" w:fill="auto"/>
            <w:tcMar>
              <w:left w:w="83" w:type="dxa"/>
            </w:tcMar>
          </w:tcPr>
          <w:p w14:paraId="37090D6C" w14:textId="77777777" w:rsidR="00EA5A4C" w:rsidRPr="00D55727" w:rsidRDefault="00EA5A4C" w:rsidP="00A35096">
            <w:pPr>
              <w:pStyle w:val="Heading1"/>
              <w:spacing w:line="240" w:lineRule="auto"/>
              <w:jc w:val="center"/>
              <w:rPr>
                <w:b w:val="0"/>
                <w:color w:val="auto"/>
                <w:sz w:val="20"/>
                <w:szCs w:val="20"/>
                <w:lang w:val="en-GB"/>
              </w:rPr>
            </w:pPr>
            <w:r w:rsidRPr="00D55727">
              <w:rPr>
                <w:b w:val="0"/>
                <w:color w:val="auto"/>
                <w:sz w:val="20"/>
                <w:szCs w:val="20"/>
                <w:lang w:val="en-GB"/>
              </w:rPr>
              <w:t>Yes</w:t>
            </w:r>
          </w:p>
        </w:tc>
        <w:tc>
          <w:tcPr>
            <w:tcW w:w="1339" w:type="dxa"/>
            <w:shd w:val="clear" w:color="auto" w:fill="auto"/>
            <w:tcMar>
              <w:left w:w="83" w:type="dxa"/>
            </w:tcMar>
          </w:tcPr>
          <w:p w14:paraId="7154C165" w14:textId="77777777" w:rsidR="00EA5A4C" w:rsidRPr="00D55727" w:rsidRDefault="00EA5A4C" w:rsidP="00A35096">
            <w:pPr>
              <w:pStyle w:val="Heading1"/>
              <w:spacing w:line="240" w:lineRule="auto"/>
              <w:jc w:val="center"/>
              <w:rPr>
                <w:color w:val="auto"/>
                <w:sz w:val="20"/>
                <w:szCs w:val="20"/>
                <w:lang w:val="en-GB"/>
              </w:rPr>
            </w:pPr>
            <w:r w:rsidRPr="00D55727">
              <w:rPr>
                <w:color w:val="auto"/>
                <w:sz w:val="20"/>
                <w:szCs w:val="20"/>
                <w:lang w:val="en-GB"/>
              </w:rPr>
              <w:t>Yes</w:t>
            </w:r>
          </w:p>
        </w:tc>
      </w:tr>
      <w:tr w:rsidR="00EA5A4C" w:rsidRPr="00D55727" w14:paraId="08DA60C1" w14:textId="77777777" w:rsidTr="00A35096">
        <w:tc>
          <w:tcPr>
            <w:tcW w:w="2063" w:type="dxa"/>
            <w:shd w:val="clear" w:color="auto" w:fill="auto"/>
            <w:tcMar>
              <w:left w:w="83" w:type="dxa"/>
            </w:tcMar>
          </w:tcPr>
          <w:p w14:paraId="2F5C3BDA"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Pharmacophore Changes</w:t>
            </w:r>
          </w:p>
        </w:tc>
        <w:tc>
          <w:tcPr>
            <w:tcW w:w="2856" w:type="dxa"/>
            <w:shd w:val="clear" w:color="auto" w:fill="auto"/>
            <w:tcMar>
              <w:left w:w="83" w:type="dxa"/>
            </w:tcMar>
          </w:tcPr>
          <w:p w14:paraId="0070EC05"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Hydrophobic, Positive, Negative, Hydrogen acceptor, hydrogen donor, aromatic, sulphur and neutral</w:t>
            </w:r>
          </w:p>
        </w:tc>
        <w:tc>
          <w:tcPr>
            <w:tcW w:w="1754" w:type="dxa"/>
            <w:shd w:val="clear" w:color="auto" w:fill="auto"/>
            <w:tcMar>
              <w:left w:w="83" w:type="dxa"/>
            </w:tcMar>
          </w:tcPr>
          <w:p w14:paraId="071B3CC8"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 xml:space="preserve">mCSM </w:t>
            </w:r>
            <w:r w:rsidRPr="00D55727">
              <w:rPr>
                <w:b w:val="0"/>
                <w:color w:val="auto"/>
                <w:sz w:val="20"/>
                <w:szCs w:val="20"/>
                <w:lang w:val="en-GB"/>
              </w:rPr>
              <w:fldChar w:fldCharType="begin"/>
            </w:r>
            <w:r w:rsidRPr="00D55727">
              <w:rPr>
                <w:b w:val="0"/>
                <w:color w:val="auto"/>
                <w:sz w:val="20"/>
                <w:szCs w:val="20"/>
                <w:lang w:val="en-GB"/>
              </w:rPr>
              <w:instrText xml:space="preserve"> ADDIN EN.CITE &lt;EndNote&gt;&lt;Cite&gt;&lt;Author&gt;Pires&lt;/Author&gt;&lt;Year&gt;2014&lt;/Year&gt;&lt;RecNum&gt;49&lt;/RecNum&gt;&lt;DisplayText&gt;(10)&lt;/DisplayText&gt;&lt;record&gt;&lt;rec-number&gt;49&lt;/rec-number&gt;&lt;foreign-keys&gt;&lt;key app="EN" db-id="s550wxrf3f9wd8efrenprwsxxddreffe0zap" timestamp="1549669396"&gt;49&lt;/key&gt;&lt;/foreign-keys&gt;&lt;ref-type name="Journal Article"&gt;17&lt;/ref-type&gt;&lt;contributors&gt;&lt;authors&gt;&lt;author&gt;Pires, D. E.&lt;/author&gt;&lt;author&gt;Ascher, D. B.&lt;/author&gt;&lt;author&gt;Blundell, T. L.&lt;/author&gt;&lt;/authors&gt;&lt;/contributors&gt;&lt;auth-address&gt;Department of Biochemistry, University of Cambridge, Cambridge CB2 1GA, UK and ACRF Rational Drug Discovery Centre and Biota Structural Biology Laboratory, St Vincents Institute of Medical Research, Fitzroy, VIC, 3065, Australia.&lt;/auth-address&gt;&lt;titles&gt;&lt;title&gt;mCSM: predicting the effects of mutations in proteins using graph-based signatures&lt;/title&gt;&lt;secondary-title&gt;Bioinformatics&lt;/secondary-title&gt;&lt;/titles&gt;&lt;periodical&gt;&lt;full-title&gt;Bioinformatics&lt;/full-title&gt;&lt;/periodical&gt;&lt;pages&gt;335-42&lt;/pages&gt;&lt;volume&gt;30&lt;/volume&gt;&lt;number&gt;3&lt;/number&gt;&lt;edition&gt;2013/11/28&lt;/edition&gt;&lt;keywords&gt;&lt;keyword&gt;Algorithms&lt;/keyword&gt;&lt;keyword&gt;Amino Acids/chemistry&lt;/keyword&gt;&lt;keyword&gt;Computer Graphics&lt;/keyword&gt;&lt;keyword&gt;DNA/metabolism&lt;/keyword&gt;&lt;keyword&gt;DNA-Binding Proteins/genetics/metabolism&lt;/keyword&gt;&lt;keyword&gt;Multiprotein Complexes/genetics&lt;/keyword&gt;&lt;keyword&gt;*Mutation, Missense&lt;/keyword&gt;&lt;keyword&gt;Protein Stability&lt;/keyword&gt;&lt;keyword&gt;Proteins/chemistry/*genetics&lt;/keyword&gt;&lt;keyword&gt;Tumor Suppressor Protein p53/genetics/metabolism&lt;/keyword&gt;&lt;/keywords&gt;&lt;dates&gt;&lt;year&gt;2014&lt;/year&gt;&lt;pub-dates&gt;&lt;date&gt;Feb 1&lt;/date&gt;&lt;/pub-dates&gt;&lt;/dates&gt;&lt;isbn&gt;1367-4811 (Electronic)&amp;#xD;1367-4803 (Linking)&lt;/isbn&gt;&lt;accession-num&gt;24281696&lt;/accession-num&gt;&lt;urls&gt;&lt;related-urls&gt;&lt;url&gt;https://www.ncbi.nlm.nih.gov/pubmed/24281696&lt;/url&gt;&lt;/related-urls&gt;&lt;/urls&gt;&lt;custom2&gt;PMC3904523&lt;/custom2&gt;&lt;electronic-resource-num&gt;10.1093/bioinformatics/btt691&lt;/electronic-resource-num&gt;&lt;/record&gt;&lt;/Cite&gt;&lt;/EndNote&gt;</w:instrText>
            </w:r>
            <w:r w:rsidRPr="00D55727">
              <w:rPr>
                <w:b w:val="0"/>
                <w:color w:val="auto"/>
                <w:sz w:val="20"/>
                <w:szCs w:val="20"/>
                <w:lang w:val="en-GB"/>
              </w:rPr>
              <w:fldChar w:fldCharType="separate"/>
            </w:r>
            <w:r w:rsidRPr="00D55727">
              <w:rPr>
                <w:b w:val="0"/>
                <w:noProof/>
                <w:color w:val="auto"/>
                <w:sz w:val="20"/>
                <w:szCs w:val="20"/>
                <w:lang w:val="en-GB"/>
              </w:rPr>
              <w:t>(10)</w:t>
            </w:r>
            <w:r w:rsidRPr="00D55727">
              <w:rPr>
                <w:b w:val="0"/>
                <w:color w:val="auto"/>
                <w:sz w:val="20"/>
                <w:szCs w:val="20"/>
                <w:lang w:val="en-GB"/>
              </w:rPr>
              <w:fldChar w:fldCharType="end"/>
            </w:r>
          </w:p>
        </w:tc>
        <w:tc>
          <w:tcPr>
            <w:tcW w:w="1338" w:type="dxa"/>
            <w:shd w:val="clear" w:color="auto" w:fill="auto"/>
            <w:tcMar>
              <w:left w:w="83" w:type="dxa"/>
            </w:tcMar>
          </w:tcPr>
          <w:p w14:paraId="3AF78AA4" w14:textId="77777777" w:rsidR="00EA5A4C" w:rsidRPr="00D55727" w:rsidRDefault="00EA5A4C" w:rsidP="00A35096">
            <w:pPr>
              <w:pStyle w:val="Heading1"/>
              <w:spacing w:line="240" w:lineRule="auto"/>
              <w:jc w:val="center"/>
              <w:rPr>
                <w:b w:val="0"/>
                <w:color w:val="auto"/>
                <w:sz w:val="20"/>
                <w:szCs w:val="20"/>
                <w:lang w:val="en-GB"/>
              </w:rPr>
            </w:pPr>
            <w:r w:rsidRPr="00D55727">
              <w:rPr>
                <w:b w:val="0"/>
                <w:color w:val="auto"/>
                <w:sz w:val="20"/>
                <w:szCs w:val="20"/>
                <w:lang w:val="en-GB"/>
              </w:rPr>
              <w:t>Yes</w:t>
            </w:r>
          </w:p>
        </w:tc>
        <w:tc>
          <w:tcPr>
            <w:tcW w:w="1339" w:type="dxa"/>
            <w:shd w:val="clear" w:color="auto" w:fill="auto"/>
            <w:tcMar>
              <w:left w:w="83" w:type="dxa"/>
            </w:tcMar>
          </w:tcPr>
          <w:p w14:paraId="458E8D95" w14:textId="77777777" w:rsidR="00EA5A4C" w:rsidRPr="00D55727" w:rsidRDefault="00EA5A4C" w:rsidP="00A35096">
            <w:pPr>
              <w:pStyle w:val="Heading1"/>
              <w:spacing w:line="240" w:lineRule="auto"/>
              <w:jc w:val="center"/>
              <w:rPr>
                <w:color w:val="auto"/>
                <w:sz w:val="20"/>
                <w:szCs w:val="20"/>
                <w:lang w:val="en-GB"/>
              </w:rPr>
            </w:pPr>
            <w:r w:rsidRPr="00D55727">
              <w:rPr>
                <w:color w:val="auto"/>
                <w:sz w:val="20"/>
                <w:szCs w:val="20"/>
                <w:lang w:val="en-GB"/>
              </w:rPr>
              <w:t>Yes</w:t>
            </w:r>
          </w:p>
        </w:tc>
      </w:tr>
      <w:tr w:rsidR="00EA5A4C" w:rsidRPr="00D55727" w14:paraId="2234B38A" w14:textId="77777777" w:rsidTr="00A35096">
        <w:tc>
          <w:tcPr>
            <w:tcW w:w="2063" w:type="dxa"/>
            <w:shd w:val="clear" w:color="auto" w:fill="auto"/>
            <w:tcMar>
              <w:left w:w="83" w:type="dxa"/>
            </w:tcMar>
          </w:tcPr>
          <w:p w14:paraId="3CBE7480"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Wild-type residue Environment</w:t>
            </w:r>
          </w:p>
        </w:tc>
        <w:tc>
          <w:tcPr>
            <w:tcW w:w="2856" w:type="dxa"/>
            <w:shd w:val="clear" w:color="auto" w:fill="auto"/>
            <w:tcMar>
              <w:left w:w="83" w:type="dxa"/>
            </w:tcMar>
          </w:tcPr>
          <w:p w14:paraId="718828AA"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Relative Solvent Accessibility, torsion angle Phi, Residue depth, amino-acid content of chain in which the wild-type resides in percentage: aliphatic, aromatic, positively charged, negatively charged and uncharged</w:t>
            </w:r>
          </w:p>
        </w:tc>
        <w:tc>
          <w:tcPr>
            <w:tcW w:w="1754" w:type="dxa"/>
            <w:shd w:val="clear" w:color="auto" w:fill="auto"/>
            <w:tcMar>
              <w:left w:w="83" w:type="dxa"/>
            </w:tcMar>
          </w:tcPr>
          <w:p w14:paraId="0F8CFD9E" w14:textId="77777777" w:rsidR="00EA5A4C" w:rsidRPr="00D55727" w:rsidRDefault="00EA5A4C" w:rsidP="00A35096">
            <w:pPr>
              <w:pStyle w:val="Heading1"/>
              <w:spacing w:line="240" w:lineRule="auto"/>
              <w:rPr>
                <w:b w:val="0"/>
                <w:color w:val="auto"/>
                <w:sz w:val="20"/>
                <w:szCs w:val="20"/>
                <w:lang w:val="en-GB"/>
              </w:rPr>
            </w:pPr>
            <w:proofErr w:type="spellStart"/>
            <w:r w:rsidRPr="00D55727">
              <w:rPr>
                <w:b w:val="0"/>
                <w:color w:val="auto"/>
                <w:sz w:val="20"/>
                <w:szCs w:val="20"/>
                <w:lang w:val="en-GB"/>
              </w:rPr>
              <w:t>BioPython</w:t>
            </w:r>
            <w:proofErr w:type="spellEnd"/>
            <w:r w:rsidRPr="00D55727">
              <w:rPr>
                <w:b w:val="0"/>
                <w:color w:val="auto"/>
                <w:sz w:val="20"/>
                <w:szCs w:val="20"/>
                <w:lang w:val="en-GB"/>
              </w:rPr>
              <w:t xml:space="preserve"> </w:t>
            </w:r>
            <w:r w:rsidRPr="00D55727">
              <w:rPr>
                <w:b w:val="0"/>
                <w:color w:val="auto"/>
                <w:sz w:val="20"/>
                <w:szCs w:val="20"/>
                <w:lang w:val="en-GB"/>
              </w:rPr>
              <w:fldChar w:fldCharType="begin"/>
            </w:r>
            <w:r w:rsidRPr="00D55727">
              <w:rPr>
                <w:b w:val="0"/>
                <w:color w:val="auto"/>
                <w:sz w:val="20"/>
                <w:szCs w:val="20"/>
                <w:lang w:val="en-GB"/>
              </w:rPr>
              <w:instrText xml:space="preserve"> ADDIN EN.CITE &lt;EndNote&gt;&lt;Cite&gt;&lt;Author&gt;Cock&lt;/Author&gt;&lt;Year&gt;2009&lt;/Year&gt;&lt;RecNum&gt;99&lt;/RecNum&gt;&lt;DisplayText&gt;(11)&lt;/DisplayText&gt;&lt;record&gt;&lt;rec-number&gt;99&lt;/rec-number&gt;&lt;foreign-keys&gt;&lt;key app="EN" db-id="s550wxrf3f9wd8efrenprwsxxddreffe0zap" timestamp="1549705435"&gt;99&lt;/key&gt;&lt;/foreign-keys&gt;&lt;ref-type name="Journal Article"&gt;17&lt;/ref-type&gt;&lt;contributors&gt;&lt;authors&gt;&lt;author&gt;Cock, P. J.&lt;/author&gt;&lt;author&gt;Antao, T.&lt;/author&gt;&lt;author&gt;Chang, J. T.&lt;/author&gt;&lt;author&gt;Chapman, B. A.&lt;/author&gt;&lt;author&gt;Cox, C. J.&lt;/author&gt;&lt;author&gt;Dalke, A.&lt;/author&gt;&lt;author&gt;Friedberg, I.&lt;/author&gt;&lt;author&gt;Hamelryck, T.&lt;/author&gt;&lt;author&gt;Kauff, F.&lt;/author&gt;&lt;author&gt;Wilczynski, B.&lt;/author&gt;&lt;author&gt;de Hoon, M. J.&lt;/author&gt;&lt;/authors&gt;&lt;/contributors&gt;&lt;auth-address&gt;Plant Pathology, SCRI, Invergowrie, Dundee, UK. peter.cock@scri.ac.uk&lt;/auth-address&gt;&lt;titles&gt;&lt;title&gt;Biopython: freely available Python tools for computational molecular biology and bioinformatics&lt;/title&gt;&lt;secondary-title&gt;Bioinformatics&lt;/secondary-title&gt;&lt;/titles&gt;&lt;periodical&gt;&lt;full-title&gt;Bioinformatics&lt;/full-title&gt;&lt;/periodical&gt;&lt;pages&gt;1422-3&lt;/pages&gt;&lt;volume&gt;25&lt;/volume&gt;&lt;number&gt;11&lt;/number&gt;&lt;edition&gt;2009/03/24&lt;/edition&gt;&lt;keywords&gt;&lt;keyword&gt;Computational Biology/*methods&lt;/keyword&gt;&lt;keyword&gt;Databases, Factual&lt;/keyword&gt;&lt;keyword&gt;Internet&lt;/keyword&gt;&lt;keyword&gt;Programming Languages&lt;/keyword&gt;&lt;keyword&gt;*Software&lt;/keyword&gt;&lt;/keywords&gt;&lt;dates&gt;&lt;year&gt;2009&lt;/year&gt;&lt;pub-dates&gt;&lt;date&gt;Jun 1&lt;/date&gt;&lt;/pub-dates&gt;&lt;/dates&gt;&lt;isbn&gt;1367-4811 (Electronic)&amp;#xD;1367-4803 (Linking)&lt;/isbn&gt;&lt;accession-num&gt;19304878&lt;/accession-num&gt;&lt;urls&gt;&lt;related-urls&gt;&lt;url&gt;https://www.ncbi.nlm.nih.gov/pubmed/19304878&lt;/url&gt;&lt;/related-urls&gt;&lt;/urls&gt;&lt;custom2&gt;PMC2682512&lt;/custom2&gt;&lt;electronic-resource-num&gt;10.1093/bioinformatics/btp163&lt;/electronic-resource-num&gt;&lt;/record&gt;&lt;/Cite&gt;&lt;/EndNote&gt;</w:instrText>
            </w:r>
            <w:r w:rsidRPr="00D55727">
              <w:rPr>
                <w:b w:val="0"/>
                <w:color w:val="auto"/>
                <w:sz w:val="20"/>
                <w:szCs w:val="20"/>
                <w:lang w:val="en-GB"/>
              </w:rPr>
              <w:fldChar w:fldCharType="separate"/>
            </w:r>
            <w:r w:rsidRPr="00D55727">
              <w:rPr>
                <w:b w:val="0"/>
                <w:noProof/>
                <w:color w:val="auto"/>
                <w:sz w:val="20"/>
                <w:szCs w:val="20"/>
                <w:lang w:val="en-GB"/>
              </w:rPr>
              <w:t>(11)</w:t>
            </w:r>
            <w:r w:rsidRPr="00D55727">
              <w:rPr>
                <w:b w:val="0"/>
                <w:color w:val="auto"/>
                <w:sz w:val="20"/>
                <w:szCs w:val="20"/>
                <w:lang w:val="en-GB"/>
              </w:rPr>
              <w:fldChar w:fldCharType="end"/>
            </w:r>
            <w:r w:rsidRPr="00D55727">
              <w:rPr>
                <w:b w:val="0"/>
                <w:color w:val="auto"/>
                <w:sz w:val="20"/>
                <w:szCs w:val="20"/>
                <w:lang w:val="en-GB"/>
              </w:rPr>
              <w:t xml:space="preserve"> </w:t>
            </w:r>
            <w:proofErr w:type="spellStart"/>
            <w:r w:rsidRPr="00D55727">
              <w:rPr>
                <w:b w:val="0"/>
                <w:color w:val="auto"/>
                <w:sz w:val="20"/>
                <w:szCs w:val="20"/>
                <w:lang w:val="en-GB"/>
              </w:rPr>
              <w:t>iFeature</w:t>
            </w:r>
            <w:proofErr w:type="spellEnd"/>
            <w:r w:rsidRPr="00D55727">
              <w:rPr>
                <w:b w:val="0"/>
                <w:color w:val="auto"/>
                <w:sz w:val="20"/>
                <w:szCs w:val="20"/>
                <w:lang w:val="en-GB"/>
              </w:rPr>
              <w:t xml:space="preserve"> </w:t>
            </w:r>
            <w:r w:rsidRPr="00D55727">
              <w:rPr>
                <w:b w:val="0"/>
                <w:color w:val="auto"/>
                <w:sz w:val="20"/>
                <w:szCs w:val="20"/>
                <w:lang w:val="en-GB"/>
              </w:rPr>
              <w:fldChar w:fldCharType="begin">
                <w:fldData xml:space="preserve">PEVuZE5vdGU+PENpdGU+PEF1dGhvcj5DaGVuPC9BdXRob3I+PFllYXI+MjAxODwvWWVhcj48UmVj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</w:fldData>
              </w:fldChar>
            </w:r>
            <w:r w:rsidRPr="00D55727">
              <w:rPr>
                <w:b w:val="0"/>
                <w:color w:val="auto"/>
                <w:sz w:val="20"/>
                <w:szCs w:val="20"/>
                <w:lang w:val="en-GB"/>
              </w:rPr>
              <w:instrText xml:space="preserve"> ADDIN EN.CITE </w:instrText>
            </w:r>
            <w:r w:rsidRPr="00D55727">
              <w:rPr>
                <w:b w:val="0"/>
                <w:color w:val="auto"/>
                <w:sz w:val="20"/>
                <w:szCs w:val="20"/>
                <w:lang w:val="en-GB"/>
              </w:rPr>
              <w:fldChar w:fldCharType="begin">
                <w:fldData xml:space="preserve">PEVuZE5vdGU+PENpdGU+PEF1dGhvcj5DaGVuPC9BdXRob3I+PFllYXI+MjAxODwvWWVhcj48UmVj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</w:fldData>
              </w:fldChar>
            </w:r>
            <w:r w:rsidRPr="00D55727">
              <w:rPr>
                <w:b w:val="0"/>
                <w:color w:val="auto"/>
                <w:sz w:val="20"/>
                <w:szCs w:val="20"/>
                <w:lang w:val="en-GB"/>
              </w:rPr>
              <w:instrText xml:space="preserve"> ADDIN EN.CITE.DATA </w:instrText>
            </w:r>
            <w:r w:rsidRPr="00D55727">
              <w:rPr>
                <w:b w:val="0"/>
                <w:color w:val="auto"/>
                <w:sz w:val="20"/>
                <w:szCs w:val="20"/>
                <w:lang w:val="en-GB"/>
              </w:rPr>
            </w:r>
            <w:r w:rsidRPr="00D55727">
              <w:rPr>
                <w:b w:val="0"/>
                <w:color w:val="auto"/>
                <w:sz w:val="20"/>
                <w:szCs w:val="20"/>
                <w:lang w:val="en-GB"/>
              </w:rPr>
              <w:fldChar w:fldCharType="end"/>
            </w:r>
            <w:r w:rsidRPr="00D55727">
              <w:rPr>
                <w:b w:val="0"/>
                <w:color w:val="auto"/>
                <w:sz w:val="20"/>
                <w:szCs w:val="20"/>
                <w:lang w:val="en-GB"/>
              </w:rPr>
            </w:r>
            <w:r w:rsidRPr="00D55727">
              <w:rPr>
                <w:b w:val="0"/>
                <w:color w:val="auto"/>
                <w:sz w:val="20"/>
                <w:szCs w:val="20"/>
                <w:lang w:val="en-GB"/>
              </w:rPr>
              <w:fldChar w:fldCharType="separate"/>
            </w:r>
            <w:r w:rsidRPr="00D55727">
              <w:rPr>
                <w:b w:val="0"/>
                <w:noProof/>
                <w:color w:val="auto"/>
                <w:sz w:val="20"/>
                <w:szCs w:val="20"/>
                <w:lang w:val="en-GB"/>
              </w:rPr>
              <w:t>(12)</w:t>
            </w:r>
            <w:r w:rsidRPr="00D55727">
              <w:rPr>
                <w:b w:val="0"/>
                <w:color w:val="auto"/>
                <w:sz w:val="20"/>
                <w:szCs w:val="20"/>
                <w:lang w:val="en-GB"/>
              </w:rPr>
              <w:fldChar w:fldCharType="end"/>
            </w:r>
          </w:p>
        </w:tc>
        <w:tc>
          <w:tcPr>
            <w:tcW w:w="1338" w:type="dxa"/>
            <w:shd w:val="clear" w:color="auto" w:fill="auto"/>
            <w:tcMar>
              <w:left w:w="83" w:type="dxa"/>
            </w:tcMar>
          </w:tcPr>
          <w:p w14:paraId="2EEA539E" w14:textId="77777777" w:rsidR="00EA5A4C" w:rsidRPr="00D55727" w:rsidRDefault="00EA5A4C" w:rsidP="00A35096">
            <w:pPr>
              <w:pStyle w:val="Heading1"/>
              <w:spacing w:line="240" w:lineRule="auto"/>
              <w:jc w:val="center"/>
              <w:rPr>
                <w:b w:val="0"/>
                <w:color w:val="auto"/>
                <w:sz w:val="20"/>
                <w:szCs w:val="20"/>
                <w:lang w:val="en-GB"/>
              </w:rPr>
            </w:pPr>
            <w:r w:rsidRPr="00D55727">
              <w:rPr>
                <w:b w:val="0"/>
                <w:color w:val="auto"/>
                <w:sz w:val="20"/>
                <w:szCs w:val="20"/>
                <w:lang w:val="en-GB"/>
              </w:rPr>
              <w:t>No</w:t>
            </w:r>
          </w:p>
        </w:tc>
        <w:tc>
          <w:tcPr>
            <w:tcW w:w="1339" w:type="dxa"/>
            <w:shd w:val="clear" w:color="auto" w:fill="auto"/>
            <w:tcMar>
              <w:left w:w="83" w:type="dxa"/>
            </w:tcMar>
          </w:tcPr>
          <w:p w14:paraId="6E96973B" w14:textId="77777777" w:rsidR="00EA5A4C" w:rsidRPr="00D55727" w:rsidRDefault="00EA5A4C" w:rsidP="00A35096">
            <w:pPr>
              <w:pStyle w:val="Heading1"/>
              <w:spacing w:line="240" w:lineRule="auto"/>
              <w:jc w:val="center"/>
              <w:rPr>
                <w:color w:val="auto"/>
                <w:sz w:val="20"/>
                <w:szCs w:val="20"/>
                <w:lang w:val="en-GB"/>
              </w:rPr>
            </w:pPr>
            <w:r w:rsidRPr="00D55727">
              <w:rPr>
                <w:color w:val="auto"/>
                <w:sz w:val="20"/>
                <w:szCs w:val="20"/>
                <w:lang w:val="en-GB"/>
              </w:rPr>
              <w:t>Yes</w:t>
            </w:r>
          </w:p>
        </w:tc>
      </w:tr>
      <w:tr w:rsidR="00EA5A4C" w:rsidRPr="00D55727" w14:paraId="142B2EEE" w14:textId="77777777" w:rsidTr="00A35096">
        <w:tc>
          <w:tcPr>
            <w:tcW w:w="2063" w:type="dxa"/>
            <w:shd w:val="clear" w:color="auto" w:fill="auto"/>
            <w:tcMar>
              <w:left w:w="83" w:type="dxa"/>
            </w:tcMar>
          </w:tcPr>
          <w:p w14:paraId="5AD86769"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Nature of Wild-type and Mutant Residues</w:t>
            </w:r>
          </w:p>
        </w:tc>
        <w:tc>
          <w:tcPr>
            <w:tcW w:w="2856" w:type="dxa"/>
            <w:shd w:val="clear" w:color="auto" w:fill="auto"/>
            <w:tcMar>
              <w:left w:w="83" w:type="dxa"/>
            </w:tcMar>
          </w:tcPr>
          <w:p w14:paraId="3B03FC6A"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Is glycine? Is glycine and has a positive Phi torsion angle? Is proline?</w:t>
            </w:r>
          </w:p>
        </w:tc>
        <w:tc>
          <w:tcPr>
            <w:tcW w:w="1754" w:type="dxa"/>
            <w:shd w:val="clear" w:color="auto" w:fill="auto"/>
            <w:tcMar>
              <w:left w:w="83" w:type="dxa"/>
            </w:tcMar>
          </w:tcPr>
          <w:p w14:paraId="22F73D1C" w14:textId="77777777" w:rsidR="00EA5A4C" w:rsidRPr="00D55727" w:rsidRDefault="00EA5A4C" w:rsidP="00A35096">
            <w:pPr>
              <w:pStyle w:val="Heading1"/>
              <w:spacing w:line="240" w:lineRule="auto"/>
              <w:rPr>
                <w:b w:val="0"/>
                <w:color w:val="auto"/>
                <w:sz w:val="20"/>
                <w:szCs w:val="20"/>
                <w:lang w:val="en-GB"/>
              </w:rPr>
            </w:pPr>
            <w:proofErr w:type="spellStart"/>
            <w:r w:rsidRPr="00D55727">
              <w:rPr>
                <w:b w:val="0"/>
                <w:color w:val="auto"/>
                <w:sz w:val="20"/>
                <w:szCs w:val="20"/>
                <w:lang w:val="en-GB"/>
              </w:rPr>
              <w:t>BioPython</w:t>
            </w:r>
            <w:proofErr w:type="spellEnd"/>
            <w:r w:rsidRPr="00D55727">
              <w:rPr>
                <w:b w:val="0"/>
                <w:color w:val="auto"/>
                <w:sz w:val="20"/>
                <w:szCs w:val="20"/>
                <w:lang w:val="en-GB"/>
              </w:rPr>
              <w:t xml:space="preserve"> </w:t>
            </w:r>
            <w:r w:rsidRPr="00D55727">
              <w:rPr>
                <w:b w:val="0"/>
                <w:color w:val="auto"/>
                <w:sz w:val="20"/>
                <w:szCs w:val="20"/>
                <w:lang w:val="en-GB"/>
              </w:rPr>
              <w:fldChar w:fldCharType="begin"/>
            </w:r>
            <w:r w:rsidRPr="00D55727">
              <w:rPr>
                <w:b w:val="0"/>
                <w:color w:val="auto"/>
                <w:sz w:val="20"/>
                <w:szCs w:val="20"/>
                <w:lang w:val="en-GB"/>
              </w:rPr>
              <w:instrText xml:space="preserve"> ADDIN EN.CITE &lt;EndNote&gt;&lt;Cite&gt;&lt;Author&gt;Cock&lt;/Author&gt;&lt;Year&gt;2009&lt;/Year&gt;&lt;RecNum&gt;99&lt;/RecNum&gt;&lt;DisplayText&gt;(11)&lt;/DisplayText&gt;&lt;record&gt;&lt;rec-number&gt;99&lt;/rec-number&gt;&lt;foreign-keys&gt;&lt;key app="EN" db-id="s550wxrf3f9wd8efrenprwsxxddreffe0zap" timestamp="1549705435"&gt;99&lt;/key&gt;&lt;/foreign-keys&gt;&lt;ref-type name="Journal Article"&gt;17&lt;/ref-type&gt;&lt;contributors&gt;&lt;authors&gt;&lt;author&gt;Cock, P. J.&lt;/author&gt;&lt;author&gt;Antao, T.&lt;/author&gt;&lt;author&gt;Chang, J. T.&lt;/author&gt;&lt;author&gt;Chapman, B. A.&lt;/author&gt;&lt;author&gt;Cox, C. J.&lt;/author&gt;&lt;author&gt;Dalke, A.&lt;/author&gt;&lt;author&gt;Friedberg, I.&lt;/author&gt;&lt;author&gt;Hamelryck, T.&lt;/author&gt;&lt;author&gt;Kauff, F.&lt;/author&gt;&lt;author&gt;Wilczynski, B.&lt;/author&gt;&lt;author&gt;de Hoon, M. J.&lt;/author&gt;&lt;/authors&gt;&lt;/contributors&gt;&lt;auth-address&gt;Plant Pathology, SCRI, Invergowrie, Dundee, UK. peter.cock@scri.ac.uk&lt;/auth-address&gt;&lt;titles&gt;&lt;title&gt;Biopython: freely available Python tools for computational molecular biology and bioinformatics&lt;/title&gt;&lt;secondary-title&gt;Bioinformatics&lt;/secondary-title&gt;&lt;/titles&gt;&lt;periodical&gt;&lt;full-title&gt;Bioinformatics&lt;/full-title&gt;&lt;/periodical&gt;&lt;pages&gt;1422-3&lt;/pages&gt;&lt;volume&gt;25&lt;/volume&gt;&lt;number&gt;11&lt;/number&gt;&lt;edition&gt;2009/03/24&lt;/edition&gt;&lt;keywords&gt;&lt;keyword&gt;Computational Biology/*methods&lt;/keyword&gt;&lt;keyword&gt;Databases, Factual&lt;/keyword&gt;&lt;keyword&gt;Internet&lt;/keyword&gt;&lt;keyword&gt;Programming Languages&lt;/keyword&gt;&lt;keyword&gt;*Software&lt;/keyword&gt;&lt;/keywords&gt;&lt;dates&gt;&lt;year&gt;2009&lt;/year&gt;&lt;pub-dates&gt;&lt;date&gt;Jun 1&lt;/date&gt;&lt;/pub-dates&gt;&lt;/dates&gt;&lt;isbn&gt;1367-4811 (Electronic)&amp;#xD;1367-4803 (Linking)&lt;/isbn&gt;&lt;accession-num&gt;19304878&lt;/accession-num&gt;&lt;urls&gt;&lt;related-urls&gt;&lt;url&gt;https://www.ncbi.nlm.nih.gov/pubmed/19304878&lt;/url&gt;&lt;/related-urls&gt;&lt;/urls&gt;&lt;custom2&gt;PMC2682512&lt;/custom2&gt;&lt;electronic-resource-num&gt;10.1093/bioinformatics/btp163&lt;/electronic-resource-num&gt;&lt;/record&gt;&lt;/Cite&gt;&lt;/EndNote&gt;</w:instrText>
            </w:r>
            <w:r w:rsidRPr="00D55727">
              <w:rPr>
                <w:b w:val="0"/>
                <w:color w:val="auto"/>
                <w:sz w:val="20"/>
                <w:szCs w:val="20"/>
                <w:lang w:val="en-GB"/>
              </w:rPr>
              <w:fldChar w:fldCharType="separate"/>
            </w:r>
            <w:r w:rsidRPr="00D55727">
              <w:rPr>
                <w:b w:val="0"/>
                <w:noProof/>
                <w:color w:val="auto"/>
                <w:sz w:val="20"/>
                <w:szCs w:val="20"/>
                <w:lang w:val="en-GB"/>
              </w:rPr>
              <w:t>(11)</w:t>
            </w:r>
            <w:r w:rsidRPr="00D55727">
              <w:rPr>
                <w:b w:val="0"/>
                <w:color w:val="auto"/>
                <w:sz w:val="20"/>
                <w:szCs w:val="20"/>
                <w:lang w:val="en-GB"/>
              </w:rPr>
              <w:fldChar w:fldCharType="end"/>
            </w:r>
          </w:p>
        </w:tc>
        <w:tc>
          <w:tcPr>
            <w:tcW w:w="1338" w:type="dxa"/>
            <w:shd w:val="clear" w:color="auto" w:fill="auto"/>
            <w:tcMar>
              <w:left w:w="83" w:type="dxa"/>
            </w:tcMar>
          </w:tcPr>
          <w:p w14:paraId="01F02368" w14:textId="77777777" w:rsidR="00EA5A4C" w:rsidRPr="00D55727" w:rsidRDefault="00EA5A4C" w:rsidP="00A35096">
            <w:pPr>
              <w:pStyle w:val="Heading1"/>
              <w:spacing w:line="240" w:lineRule="auto"/>
              <w:jc w:val="center"/>
              <w:rPr>
                <w:b w:val="0"/>
                <w:color w:val="auto"/>
                <w:sz w:val="20"/>
                <w:szCs w:val="20"/>
                <w:lang w:val="en-GB"/>
              </w:rPr>
            </w:pPr>
            <w:r w:rsidRPr="00D55727">
              <w:rPr>
                <w:b w:val="0"/>
                <w:color w:val="auto"/>
                <w:sz w:val="20"/>
                <w:szCs w:val="20"/>
                <w:lang w:val="en-GB"/>
              </w:rPr>
              <w:t>No</w:t>
            </w:r>
          </w:p>
        </w:tc>
        <w:tc>
          <w:tcPr>
            <w:tcW w:w="1339" w:type="dxa"/>
            <w:shd w:val="clear" w:color="auto" w:fill="auto"/>
            <w:tcMar>
              <w:left w:w="83" w:type="dxa"/>
            </w:tcMar>
          </w:tcPr>
          <w:p w14:paraId="748B0426" w14:textId="77777777" w:rsidR="00EA5A4C" w:rsidRPr="00D55727" w:rsidRDefault="00EA5A4C" w:rsidP="00A35096">
            <w:pPr>
              <w:pStyle w:val="Heading1"/>
              <w:spacing w:line="240" w:lineRule="auto"/>
              <w:jc w:val="center"/>
              <w:rPr>
                <w:color w:val="auto"/>
                <w:sz w:val="20"/>
                <w:szCs w:val="20"/>
                <w:lang w:val="en-GB"/>
              </w:rPr>
            </w:pPr>
            <w:r w:rsidRPr="00D55727">
              <w:rPr>
                <w:color w:val="auto"/>
                <w:sz w:val="20"/>
                <w:szCs w:val="20"/>
                <w:lang w:val="en-GB"/>
              </w:rPr>
              <w:t>Yes</w:t>
            </w:r>
          </w:p>
        </w:tc>
      </w:tr>
      <w:tr w:rsidR="00EA5A4C" w:rsidRPr="00D55727" w14:paraId="5BA33014" w14:textId="77777777" w:rsidTr="00A35096">
        <w:tc>
          <w:tcPr>
            <w:tcW w:w="2063" w:type="dxa"/>
            <w:shd w:val="clear" w:color="auto" w:fill="auto"/>
            <w:tcMar>
              <w:left w:w="83" w:type="dxa"/>
            </w:tcMar>
          </w:tcPr>
          <w:p w14:paraId="57B41416"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Evolutionary Information</w:t>
            </w:r>
          </w:p>
        </w:tc>
        <w:tc>
          <w:tcPr>
            <w:tcW w:w="2856" w:type="dxa"/>
            <w:shd w:val="clear" w:color="auto" w:fill="auto"/>
            <w:tcMar>
              <w:left w:w="83" w:type="dxa"/>
            </w:tcMar>
          </w:tcPr>
          <w:p w14:paraId="32736F9A"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PSSM Score</w:t>
            </w:r>
          </w:p>
        </w:tc>
        <w:tc>
          <w:tcPr>
            <w:tcW w:w="1754" w:type="dxa"/>
            <w:shd w:val="clear" w:color="auto" w:fill="auto"/>
            <w:tcMar>
              <w:left w:w="83" w:type="dxa"/>
            </w:tcMar>
          </w:tcPr>
          <w:p w14:paraId="118D3819"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Blast 2.2.6</w:t>
            </w:r>
          </w:p>
        </w:tc>
        <w:tc>
          <w:tcPr>
            <w:tcW w:w="1338" w:type="dxa"/>
            <w:shd w:val="clear" w:color="auto" w:fill="auto"/>
            <w:tcMar>
              <w:left w:w="83" w:type="dxa"/>
            </w:tcMar>
          </w:tcPr>
          <w:p w14:paraId="71ADBFB1" w14:textId="77777777" w:rsidR="00EA5A4C" w:rsidRPr="00D55727" w:rsidRDefault="00EA5A4C" w:rsidP="00A35096">
            <w:pPr>
              <w:pStyle w:val="Heading1"/>
              <w:spacing w:line="240" w:lineRule="auto"/>
              <w:jc w:val="center"/>
              <w:rPr>
                <w:b w:val="0"/>
                <w:color w:val="auto"/>
                <w:sz w:val="20"/>
                <w:szCs w:val="20"/>
                <w:lang w:val="en-GB"/>
              </w:rPr>
            </w:pPr>
            <w:r w:rsidRPr="00D55727">
              <w:rPr>
                <w:b w:val="0"/>
                <w:color w:val="auto"/>
                <w:sz w:val="20"/>
                <w:szCs w:val="20"/>
                <w:lang w:val="en-GB"/>
              </w:rPr>
              <w:t>No</w:t>
            </w:r>
          </w:p>
        </w:tc>
        <w:tc>
          <w:tcPr>
            <w:tcW w:w="1339" w:type="dxa"/>
            <w:shd w:val="clear" w:color="auto" w:fill="auto"/>
            <w:tcMar>
              <w:left w:w="83" w:type="dxa"/>
            </w:tcMar>
          </w:tcPr>
          <w:p w14:paraId="319FD460" w14:textId="77777777" w:rsidR="00EA5A4C" w:rsidRPr="00D55727" w:rsidRDefault="00EA5A4C" w:rsidP="00A35096">
            <w:pPr>
              <w:pStyle w:val="Heading1"/>
              <w:spacing w:line="240" w:lineRule="auto"/>
              <w:jc w:val="center"/>
              <w:rPr>
                <w:color w:val="auto"/>
                <w:sz w:val="20"/>
                <w:szCs w:val="20"/>
                <w:lang w:val="en-GB"/>
              </w:rPr>
            </w:pPr>
            <w:r w:rsidRPr="00D55727">
              <w:rPr>
                <w:color w:val="auto"/>
                <w:sz w:val="20"/>
                <w:szCs w:val="20"/>
                <w:lang w:val="en-GB"/>
              </w:rPr>
              <w:t>Yes</w:t>
            </w:r>
          </w:p>
        </w:tc>
      </w:tr>
      <w:tr w:rsidR="00EA5A4C" w:rsidRPr="00D55727" w14:paraId="7A6D67D3" w14:textId="77777777" w:rsidTr="00A35096">
        <w:tc>
          <w:tcPr>
            <w:tcW w:w="2063" w:type="dxa"/>
            <w:shd w:val="clear" w:color="auto" w:fill="auto"/>
            <w:tcMar>
              <w:left w:w="83" w:type="dxa"/>
            </w:tcMar>
          </w:tcPr>
          <w:p w14:paraId="1E785ADD"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Non-Covalent interaction network metrics</w:t>
            </w:r>
          </w:p>
        </w:tc>
        <w:tc>
          <w:tcPr>
            <w:tcW w:w="2856" w:type="dxa"/>
            <w:shd w:val="clear" w:color="auto" w:fill="auto"/>
            <w:tcMar>
              <w:left w:w="83" w:type="dxa"/>
            </w:tcMar>
          </w:tcPr>
          <w:p w14:paraId="0A42A3D5"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Difference between contacts: Van der Waals’, aromatic and hydrogen bonds. Complex network metrics for the contact graph of the closest interface of interactions: betweenness, authority score, central points, number of edges. Protein contact potentials scores: SIMK990103, MIYS960101 and ZHAC000104</w:t>
            </w:r>
          </w:p>
        </w:tc>
        <w:tc>
          <w:tcPr>
            <w:tcW w:w="1754" w:type="dxa"/>
            <w:shd w:val="clear" w:color="auto" w:fill="auto"/>
            <w:tcMar>
              <w:left w:w="83" w:type="dxa"/>
            </w:tcMar>
          </w:tcPr>
          <w:p w14:paraId="3993EA29"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 xml:space="preserve">Arpeggio </w:t>
            </w:r>
            <w:r w:rsidRPr="00D55727">
              <w:rPr>
                <w:b w:val="0"/>
                <w:color w:val="auto"/>
                <w:sz w:val="20"/>
                <w:szCs w:val="20"/>
                <w:lang w:val="en-GB"/>
              </w:rPr>
              <w:fldChar w:fldCharType="begin">
                <w:fldData xml:space="preserve">PEVuZE5vdGU+PENpdGU+PEF1dGhvcj5KdWJiPC9BdXRob3I+PFllYXI+MjAxNzwvWWVhcj48UmVj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</w:fldData>
              </w:fldChar>
            </w:r>
            <w:r w:rsidRPr="00D55727">
              <w:rPr>
                <w:b w:val="0"/>
                <w:color w:val="auto"/>
                <w:sz w:val="20"/>
                <w:szCs w:val="20"/>
                <w:lang w:val="en-GB"/>
              </w:rPr>
              <w:instrText xml:space="preserve"> ADDIN EN.CITE </w:instrText>
            </w:r>
            <w:r w:rsidRPr="00D55727">
              <w:rPr>
                <w:b w:val="0"/>
                <w:color w:val="auto"/>
                <w:sz w:val="20"/>
                <w:szCs w:val="20"/>
                <w:lang w:val="en-GB"/>
              </w:rPr>
              <w:fldChar w:fldCharType="begin">
                <w:fldData xml:space="preserve">PEVuZE5vdGU+PENpdGU+PEF1dGhvcj5KdWJiPC9BdXRob3I+PFllYXI+MjAxNzwvWWVhcj48UmVj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</w:fldData>
              </w:fldChar>
            </w:r>
            <w:r w:rsidRPr="00D55727">
              <w:rPr>
                <w:b w:val="0"/>
                <w:color w:val="auto"/>
                <w:sz w:val="20"/>
                <w:szCs w:val="20"/>
                <w:lang w:val="en-GB"/>
              </w:rPr>
              <w:instrText xml:space="preserve"> ADDIN EN.CITE.DATA </w:instrText>
            </w:r>
            <w:r w:rsidRPr="00D55727">
              <w:rPr>
                <w:b w:val="0"/>
                <w:color w:val="auto"/>
                <w:sz w:val="20"/>
                <w:szCs w:val="20"/>
                <w:lang w:val="en-GB"/>
              </w:rPr>
            </w:r>
            <w:r w:rsidRPr="00D55727">
              <w:rPr>
                <w:b w:val="0"/>
                <w:color w:val="auto"/>
                <w:sz w:val="20"/>
                <w:szCs w:val="20"/>
                <w:lang w:val="en-GB"/>
              </w:rPr>
              <w:fldChar w:fldCharType="end"/>
            </w:r>
            <w:r w:rsidRPr="00D55727">
              <w:rPr>
                <w:b w:val="0"/>
                <w:color w:val="auto"/>
                <w:sz w:val="20"/>
                <w:szCs w:val="20"/>
                <w:lang w:val="en-GB"/>
              </w:rPr>
            </w:r>
            <w:r w:rsidRPr="00D55727">
              <w:rPr>
                <w:b w:val="0"/>
                <w:color w:val="auto"/>
                <w:sz w:val="20"/>
                <w:szCs w:val="20"/>
                <w:lang w:val="en-GB"/>
              </w:rPr>
              <w:fldChar w:fldCharType="separate"/>
            </w:r>
            <w:r w:rsidRPr="00D55727">
              <w:rPr>
                <w:b w:val="0"/>
                <w:noProof/>
                <w:color w:val="auto"/>
                <w:sz w:val="20"/>
                <w:szCs w:val="20"/>
                <w:lang w:val="en-GB"/>
              </w:rPr>
              <w:t>(13)</w:t>
            </w:r>
            <w:r w:rsidRPr="00D55727">
              <w:rPr>
                <w:b w:val="0"/>
                <w:color w:val="auto"/>
                <w:sz w:val="20"/>
                <w:szCs w:val="20"/>
                <w:lang w:val="en-GB"/>
              </w:rPr>
              <w:fldChar w:fldCharType="end"/>
            </w:r>
            <w:r w:rsidRPr="00D55727">
              <w:rPr>
                <w:b w:val="0"/>
                <w:color w:val="auto"/>
                <w:sz w:val="20"/>
                <w:szCs w:val="20"/>
                <w:lang w:val="en-GB"/>
              </w:rPr>
              <w:t xml:space="preserve">, </w:t>
            </w:r>
            <w:proofErr w:type="spellStart"/>
            <w:r w:rsidRPr="00D55727">
              <w:rPr>
                <w:b w:val="0"/>
                <w:color w:val="auto"/>
                <w:sz w:val="20"/>
                <w:szCs w:val="20"/>
                <w:lang w:val="en-GB"/>
              </w:rPr>
              <w:t>iGraph</w:t>
            </w:r>
            <w:proofErr w:type="spellEnd"/>
            <w:r w:rsidRPr="00D55727">
              <w:rPr>
                <w:b w:val="0"/>
                <w:color w:val="auto"/>
                <w:sz w:val="20"/>
                <w:szCs w:val="20"/>
                <w:lang w:val="en-GB"/>
              </w:rPr>
              <w:t xml:space="preserve">, </w:t>
            </w:r>
            <w:proofErr w:type="spellStart"/>
            <w:r w:rsidRPr="00D55727">
              <w:rPr>
                <w:b w:val="0"/>
                <w:color w:val="auto"/>
                <w:sz w:val="20"/>
                <w:szCs w:val="20"/>
                <w:lang w:val="en-GB"/>
              </w:rPr>
              <w:t>AAindex</w:t>
            </w:r>
            <w:proofErr w:type="spellEnd"/>
            <w:r w:rsidRPr="00D55727">
              <w:rPr>
                <w:b w:val="0"/>
                <w:color w:val="auto"/>
                <w:sz w:val="20"/>
                <w:szCs w:val="20"/>
                <w:lang w:val="en-GB"/>
              </w:rPr>
              <w:t xml:space="preserve"> Database </w:t>
            </w:r>
            <w:r w:rsidRPr="00D55727">
              <w:rPr>
                <w:b w:val="0"/>
                <w:color w:val="auto"/>
                <w:sz w:val="20"/>
                <w:szCs w:val="20"/>
                <w:lang w:val="en-GB"/>
              </w:rPr>
              <w:fldChar w:fldCharType="begin"/>
            </w:r>
            <w:r w:rsidRPr="00D55727">
              <w:rPr>
                <w:b w:val="0"/>
                <w:color w:val="auto"/>
                <w:sz w:val="20"/>
                <w:szCs w:val="20"/>
                <w:lang w:val="en-GB"/>
              </w:rPr>
              <w:instrText xml:space="preserve"> ADDIN EN.CITE &lt;EndNote&gt;&lt;Cite&gt;&lt;Author&gt;Kawashima&lt;/Author&gt;&lt;Year&gt;2000&lt;/Year&gt;&lt;RecNum&gt;123&lt;/RecNum&gt;&lt;DisplayText&gt;(6)&lt;/DisplayText&gt;&lt;record&gt;&lt;rec-number&gt;123&lt;/rec-number&gt;&lt;foreign-keys&gt;&lt;key app="EN" db-id="s550wxrf3f9wd8efrenprwsxxddreffe0zap" timestamp="1549930254"&gt;123&lt;/key&gt;&lt;/foreign-keys&gt;&lt;ref-type name="Journal Article"&gt;17&lt;/ref-type&gt;&lt;contributors&gt;&lt;authors&gt;&lt;author&gt;Kawashima, S.&lt;/author&gt;&lt;author&gt;Kanehisa, M.&lt;/author&gt;&lt;/authors&gt;&lt;/contributors&gt;&lt;auth-address&gt;Institute for Chemical Research, Kyoto University, Uji, Kyoto 611-0011, Japan. shuichi@kuicr.kyoto-u.ac.jp&lt;/auth-address&gt;&lt;titles&gt;&lt;title&gt;AAindex: amino acid index database&lt;/title&gt;&lt;secondary-title&gt;Nucleic Acids Res&lt;/secondary-title&gt;&lt;/titles&gt;&lt;periodical&gt;&lt;full-title&gt;Nucleic Acids Res&lt;/full-title&gt;&lt;/periodical&gt;&lt;pages&gt;374&lt;/pages&gt;&lt;volume&gt;28&lt;/volume&gt;&lt;number&gt;1&lt;/number&gt;&lt;edition&gt;1999/12/11&lt;/edition&gt;&lt;keywords&gt;&lt;keyword&gt;Amino Acid Substitution&lt;/keyword&gt;&lt;keyword&gt;Amino Acids/*chemistry&lt;/keyword&gt;&lt;keyword&gt;*Databases, Factual&lt;/keyword&gt;&lt;keyword&gt;Internet&lt;/keyword&gt;&lt;keyword&gt;Mutation&lt;/keyword&gt;&lt;/keywords&gt;&lt;dates&gt;&lt;year&gt;2000&lt;/year&gt;&lt;pub-dates&gt;&lt;date&gt;Jan 1&lt;/date&gt;&lt;/pub-dates&gt;&lt;/dates&gt;&lt;isbn&gt;0305-1048 (Print)&amp;#xD;0305-1048 (Linking)&lt;/isbn&gt;&lt;accession-num&gt;10592278&lt;/accession-num&gt;&lt;urls&gt;&lt;related-urls&gt;&lt;url&gt;https://www.ncbi.nlm.nih.gov/pubmed/10592278&lt;/url&gt;&lt;/related-urls&gt;&lt;/urls&gt;&lt;custom2&gt;PMC102411&lt;/custom2&gt;&lt;/record&gt;&lt;/Cite&gt;&lt;/EndNote&gt;</w:instrText>
            </w:r>
            <w:r w:rsidRPr="00D55727">
              <w:rPr>
                <w:b w:val="0"/>
                <w:color w:val="auto"/>
                <w:sz w:val="20"/>
                <w:szCs w:val="20"/>
                <w:lang w:val="en-GB"/>
              </w:rPr>
              <w:fldChar w:fldCharType="separate"/>
            </w:r>
            <w:r w:rsidRPr="00D55727">
              <w:rPr>
                <w:b w:val="0"/>
                <w:noProof/>
                <w:color w:val="auto"/>
                <w:sz w:val="20"/>
                <w:szCs w:val="20"/>
                <w:lang w:val="en-GB"/>
              </w:rPr>
              <w:t>(6)</w:t>
            </w:r>
            <w:r w:rsidRPr="00D55727">
              <w:rPr>
                <w:b w:val="0"/>
                <w:color w:val="auto"/>
                <w:sz w:val="20"/>
                <w:szCs w:val="20"/>
                <w:lang w:val="en-GB"/>
              </w:rPr>
              <w:fldChar w:fldCharType="end"/>
            </w:r>
          </w:p>
        </w:tc>
        <w:tc>
          <w:tcPr>
            <w:tcW w:w="1338" w:type="dxa"/>
            <w:shd w:val="clear" w:color="auto" w:fill="auto"/>
            <w:tcMar>
              <w:left w:w="83" w:type="dxa"/>
            </w:tcMar>
          </w:tcPr>
          <w:p w14:paraId="7A8B012E" w14:textId="77777777" w:rsidR="00EA5A4C" w:rsidRPr="00D55727" w:rsidRDefault="00EA5A4C" w:rsidP="00A35096">
            <w:pPr>
              <w:pStyle w:val="Heading1"/>
              <w:spacing w:line="240" w:lineRule="auto"/>
              <w:jc w:val="center"/>
              <w:rPr>
                <w:b w:val="0"/>
                <w:color w:val="auto"/>
                <w:sz w:val="20"/>
                <w:szCs w:val="20"/>
                <w:lang w:val="en-GB"/>
              </w:rPr>
            </w:pPr>
            <w:r w:rsidRPr="00D55727">
              <w:rPr>
                <w:b w:val="0"/>
                <w:color w:val="auto"/>
                <w:sz w:val="20"/>
                <w:szCs w:val="20"/>
                <w:lang w:val="en-GB"/>
              </w:rPr>
              <w:t>No</w:t>
            </w:r>
          </w:p>
        </w:tc>
        <w:tc>
          <w:tcPr>
            <w:tcW w:w="1339" w:type="dxa"/>
            <w:shd w:val="clear" w:color="auto" w:fill="auto"/>
            <w:tcMar>
              <w:left w:w="83" w:type="dxa"/>
            </w:tcMar>
          </w:tcPr>
          <w:p w14:paraId="41B93D31" w14:textId="77777777" w:rsidR="00EA5A4C" w:rsidRPr="00D55727" w:rsidRDefault="00EA5A4C" w:rsidP="00A35096">
            <w:pPr>
              <w:pStyle w:val="Heading1"/>
              <w:spacing w:line="240" w:lineRule="auto"/>
              <w:jc w:val="center"/>
              <w:rPr>
                <w:color w:val="auto"/>
                <w:sz w:val="20"/>
                <w:szCs w:val="20"/>
                <w:lang w:val="en-GB"/>
              </w:rPr>
            </w:pPr>
            <w:r w:rsidRPr="00D55727">
              <w:rPr>
                <w:color w:val="auto"/>
                <w:sz w:val="20"/>
                <w:szCs w:val="20"/>
                <w:lang w:val="en-GB"/>
              </w:rPr>
              <w:t>Yes</w:t>
            </w:r>
          </w:p>
        </w:tc>
      </w:tr>
      <w:tr w:rsidR="00EA5A4C" w:rsidRPr="00D55727" w14:paraId="6CDFEC2E" w14:textId="77777777" w:rsidTr="00A35096">
        <w:tc>
          <w:tcPr>
            <w:tcW w:w="2063" w:type="dxa"/>
            <w:shd w:val="clear" w:color="auto" w:fill="auto"/>
            <w:tcMar>
              <w:left w:w="83" w:type="dxa"/>
            </w:tcMar>
          </w:tcPr>
          <w:p w14:paraId="5235007D"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lastRenderedPageBreak/>
              <w:t>Energetic Terms</w:t>
            </w:r>
          </w:p>
        </w:tc>
        <w:tc>
          <w:tcPr>
            <w:tcW w:w="2856" w:type="dxa"/>
            <w:shd w:val="clear" w:color="auto" w:fill="auto"/>
            <w:tcMar>
              <w:left w:w="83" w:type="dxa"/>
            </w:tcMar>
          </w:tcPr>
          <w:p w14:paraId="5660988C"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Electrostatic interaction between molecules</w:t>
            </w:r>
            <w:r>
              <w:rPr>
                <w:b w:val="0"/>
                <w:color w:val="auto"/>
                <w:sz w:val="20"/>
                <w:szCs w:val="20"/>
                <w:lang w:val="en-GB"/>
              </w:rPr>
              <w:t>,</w:t>
            </w:r>
            <w:r w:rsidRPr="00D55727">
              <w:rPr>
                <w:b w:val="0"/>
                <w:color w:val="auto"/>
                <w:sz w:val="20"/>
                <w:szCs w:val="20"/>
                <w:lang w:val="en-GB"/>
              </w:rPr>
              <w:t xml:space="preserve"> </w:t>
            </w:r>
            <w:r>
              <w:rPr>
                <w:b w:val="0"/>
                <w:color w:val="auto"/>
                <w:sz w:val="20"/>
                <w:szCs w:val="20"/>
                <w:lang w:val="en-GB"/>
              </w:rPr>
              <w:t>c</w:t>
            </w:r>
            <w:r w:rsidRPr="00D55727">
              <w:rPr>
                <w:b w:val="0"/>
                <w:color w:val="auto"/>
                <w:sz w:val="20"/>
                <w:szCs w:val="20"/>
                <w:lang w:val="en-GB"/>
              </w:rPr>
              <w:t>ost of having a cis peptide bond</w:t>
            </w:r>
            <w:r>
              <w:rPr>
                <w:b w:val="0"/>
                <w:color w:val="auto"/>
                <w:sz w:val="20"/>
                <w:szCs w:val="20"/>
                <w:lang w:val="en-GB"/>
              </w:rPr>
              <w:t xml:space="preserve"> and Gibbs free energy change</w:t>
            </w:r>
          </w:p>
        </w:tc>
        <w:tc>
          <w:tcPr>
            <w:tcW w:w="1754" w:type="dxa"/>
            <w:shd w:val="clear" w:color="auto" w:fill="auto"/>
            <w:tcMar>
              <w:left w:w="83" w:type="dxa"/>
            </w:tcMar>
          </w:tcPr>
          <w:p w14:paraId="52C9043B" w14:textId="77777777" w:rsidR="00EA5A4C" w:rsidRPr="00D55727" w:rsidRDefault="00EA5A4C" w:rsidP="00A35096">
            <w:pPr>
              <w:pStyle w:val="Heading1"/>
              <w:spacing w:line="240" w:lineRule="auto"/>
              <w:rPr>
                <w:b w:val="0"/>
                <w:color w:val="auto"/>
                <w:sz w:val="20"/>
                <w:szCs w:val="20"/>
                <w:lang w:val="en-GB"/>
              </w:rPr>
            </w:pPr>
            <w:proofErr w:type="spellStart"/>
            <w:r w:rsidRPr="00D55727">
              <w:rPr>
                <w:b w:val="0"/>
                <w:color w:val="auto"/>
                <w:sz w:val="20"/>
                <w:szCs w:val="20"/>
                <w:lang w:val="en-GB"/>
              </w:rPr>
              <w:t>FoldX</w:t>
            </w:r>
            <w:proofErr w:type="spellEnd"/>
            <w:r w:rsidRPr="00D55727">
              <w:rPr>
                <w:b w:val="0"/>
                <w:color w:val="auto"/>
                <w:sz w:val="20"/>
                <w:szCs w:val="20"/>
                <w:lang w:val="en-GB"/>
              </w:rPr>
              <w:t xml:space="preserve"> </w:t>
            </w:r>
            <w:r w:rsidRPr="00D55727">
              <w:rPr>
                <w:b w:val="0"/>
                <w:color w:val="auto"/>
                <w:sz w:val="20"/>
                <w:szCs w:val="20"/>
                <w:lang w:val="en-GB"/>
              </w:rPr>
              <w:fldChar w:fldCharType="begin"/>
            </w:r>
            <w:r w:rsidRPr="00D55727">
              <w:rPr>
                <w:b w:val="0"/>
                <w:color w:val="auto"/>
                <w:sz w:val="20"/>
                <w:szCs w:val="20"/>
                <w:lang w:val="en-GB"/>
              </w:rPr>
              <w:instrText xml:space="preserve"> ADDIN EN.CITE &lt;EndNote&gt;&lt;Cite&gt;&lt;Author&gt;Schymkowitz&lt;/Author&gt;&lt;Year&gt;2005&lt;/Year&gt;&lt;RecNum&gt;102&lt;/RecNum&gt;&lt;DisplayText&gt;(14)&lt;/DisplayText&gt;&lt;record&gt;&lt;rec-number&gt;102&lt;/rec-number&gt;&lt;foreign-keys&gt;&lt;key app="EN" db-id="s550wxrf3f9wd8efrenprwsxxddreffe0zap" timestamp="1549705509"&gt;102&lt;/key&gt;&lt;/foreign-keys&gt;&lt;ref-type name="Journal Article"&gt;17&lt;/ref-type&gt;&lt;contributors&gt;&lt;authors&gt;&lt;author&gt;Schymkowitz, J.&lt;/author&gt;&lt;author&gt;Borg, J.&lt;/author&gt;&lt;author&gt;Stricher, F.&lt;/author&gt;&lt;author&gt;Nys, R.&lt;/author&gt;&lt;author&gt;Rousseau, F.&lt;/author&gt;&lt;author&gt;Serrano, L.&lt;/author&gt;&lt;/authors&gt;&lt;/contributors&gt;&lt;auth-address&gt;Switch Laboratory, Flanders Interuniversity Institute for Biotechnology (VIB), Vrije Universiteit Brussel, Pleinlaan 2, 1050 Brussel, Belgium. joost.schymkowitz@skynet.be&lt;/auth-address&gt;&lt;titles&gt;&lt;title&gt;The FoldX web server: an online force field&lt;/title&gt;&lt;secondary-title&gt;Nucleic Acids Res&lt;/secondary-title&gt;&lt;/titles&gt;&lt;periodical&gt;&lt;full-title&gt;Nucleic Acids Res&lt;/full-title&gt;&lt;/periodical&gt;&lt;pages&gt;W382-8&lt;/pages&gt;&lt;volume&gt;33&lt;/volume&gt;&lt;number&gt;Web Server issue&lt;/number&gt;&lt;edition&gt;2005/06/28&lt;/edition&gt;&lt;keywords&gt;&lt;keyword&gt;Databases, Protein&lt;/keyword&gt;&lt;keyword&gt;Internet&lt;/keyword&gt;&lt;keyword&gt;Molecular Structure&lt;/keyword&gt;&lt;keyword&gt;*Mutation&lt;/keyword&gt;&lt;keyword&gt;Nucleic Acid Conformation&lt;/keyword&gt;&lt;keyword&gt;Polymorphism, Single Nucleotide&lt;/keyword&gt;&lt;keyword&gt;Protein Conformation&lt;/keyword&gt;&lt;keyword&gt;Protein Folding&lt;/keyword&gt;&lt;keyword&gt;Proteins/*chemistry/*genetics&lt;/keyword&gt;&lt;keyword&gt;*Software&lt;/keyword&gt;&lt;/keywords&gt;&lt;dates&gt;&lt;year&gt;2005&lt;/year&gt;&lt;pub-dates&gt;&lt;date&gt;Jul 1&lt;/date&gt;&lt;/pub-dates&gt;&lt;/dates&gt;&lt;isbn&gt;1362-4962 (Electronic)&amp;#xD;0305-1048 (Linking)&lt;/isbn&gt;&lt;accession-num&gt;15980494&lt;/accession-num&gt;&lt;urls&gt;&lt;related-urls&gt;&lt;url&gt;https://www.ncbi.nlm.nih.gov/pubmed/15980494&lt;/url&gt;&lt;/related-urls&gt;&lt;/urls&gt;&lt;custom2&gt;PMC1160148&lt;/custom2&gt;&lt;electronic-resource-num&gt;10.1093/nar/gki387&lt;/electronic-resource-num&gt;&lt;/record&gt;&lt;/Cite&gt;&lt;/EndNote&gt;</w:instrText>
            </w:r>
            <w:r w:rsidRPr="00D55727">
              <w:rPr>
                <w:b w:val="0"/>
                <w:color w:val="auto"/>
                <w:sz w:val="20"/>
                <w:szCs w:val="20"/>
                <w:lang w:val="en-GB"/>
              </w:rPr>
              <w:fldChar w:fldCharType="separate"/>
            </w:r>
            <w:r w:rsidRPr="00D55727">
              <w:rPr>
                <w:b w:val="0"/>
                <w:noProof/>
                <w:color w:val="auto"/>
                <w:sz w:val="20"/>
                <w:szCs w:val="20"/>
                <w:lang w:val="en-GB"/>
              </w:rPr>
              <w:t>(14)</w:t>
            </w:r>
            <w:r w:rsidRPr="00D55727">
              <w:rPr>
                <w:b w:val="0"/>
                <w:color w:val="auto"/>
                <w:sz w:val="20"/>
                <w:szCs w:val="20"/>
                <w:lang w:val="en-GB"/>
              </w:rPr>
              <w:fldChar w:fldCharType="end"/>
            </w:r>
          </w:p>
        </w:tc>
        <w:tc>
          <w:tcPr>
            <w:tcW w:w="1338" w:type="dxa"/>
            <w:shd w:val="clear" w:color="auto" w:fill="auto"/>
            <w:tcMar>
              <w:left w:w="83" w:type="dxa"/>
            </w:tcMar>
          </w:tcPr>
          <w:p w14:paraId="04B42F51" w14:textId="77777777" w:rsidR="00EA5A4C" w:rsidRPr="00D55727" w:rsidRDefault="00EA5A4C" w:rsidP="00A35096">
            <w:pPr>
              <w:pStyle w:val="Heading1"/>
              <w:spacing w:line="240" w:lineRule="auto"/>
              <w:jc w:val="center"/>
              <w:rPr>
                <w:b w:val="0"/>
                <w:color w:val="auto"/>
                <w:sz w:val="20"/>
                <w:szCs w:val="20"/>
                <w:lang w:val="en-GB"/>
              </w:rPr>
            </w:pPr>
            <w:r w:rsidRPr="00D55727">
              <w:rPr>
                <w:b w:val="0"/>
                <w:color w:val="auto"/>
                <w:sz w:val="20"/>
                <w:szCs w:val="20"/>
                <w:lang w:val="en-GB"/>
              </w:rPr>
              <w:t>No</w:t>
            </w:r>
          </w:p>
        </w:tc>
        <w:tc>
          <w:tcPr>
            <w:tcW w:w="1339" w:type="dxa"/>
            <w:shd w:val="clear" w:color="auto" w:fill="auto"/>
            <w:tcMar>
              <w:left w:w="83" w:type="dxa"/>
            </w:tcMar>
          </w:tcPr>
          <w:p w14:paraId="0F87EEC6" w14:textId="77777777" w:rsidR="00EA5A4C" w:rsidRPr="00D55727" w:rsidRDefault="00EA5A4C" w:rsidP="00A35096">
            <w:pPr>
              <w:pStyle w:val="Heading1"/>
              <w:spacing w:line="240" w:lineRule="auto"/>
              <w:jc w:val="center"/>
              <w:rPr>
                <w:color w:val="auto"/>
                <w:sz w:val="20"/>
                <w:szCs w:val="20"/>
                <w:lang w:val="en-GB"/>
              </w:rPr>
            </w:pPr>
            <w:r w:rsidRPr="00D55727">
              <w:rPr>
                <w:color w:val="auto"/>
                <w:sz w:val="20"/>
                <w:szCs w:val="20"/>
                <w:lang w:val="en-GB"/>
              </w:rPr>
              <w:t>Yes</w:t>
            </w:r>
          </w:p>
        </w:tc>
      </w:tr>
      <w:tr w:rsidR="00EA5A4C" w:rsidRPr="00D55727" w14:paraId="20013D19" w14:textId="77777777" w:rsidTr="00A35096">
        <w:tc>
          <w:tcPr>
            <w:tcW w:w="2063" w:type="dxa"/>
            <w:shd w:val="clear" w:color="auto" w:fill="auto"/>
            <w:tcMar>
              <w:left w:w="83" w:type="dxa"/>
            </w:tcMar>
          </w:tcPr>
          <w:p w14:paraId="6574A123"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Atomic Fluctuation</w:t>
            </w:r>
          </w:p>
        </w:tc>
        <w:tc>
          <w:tcPr>
            <w:tcW w:w="2856" w:type="dxa"/>
            <w:shd w:val="clear" w:color="auto" w:fill="auto"/>
            <w:tcMar>
              <w:left w:w="83" w:type="dxa"/>
            </w:tcMar>
          </w:tcPr>
          <w:p w14:paraId="4656A271"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 xml:space="preserve">Score using </w:t>
            </w:r>
            <w:proofErr w:type="spellStart"/>
            <w:r w:rsidRPr="00D55727">
              <w:rPr>
                <w:b w:val="0"/>
                <w:color w:val="auto"/>
                <w:sz w:val="20"/>
                <w:szCs w:val="20"/>
                <w:lang w:val="en-GB"/>
              </w:rPr>
              <w:t>calpha</w:t>
            </w:r>
            <w:proofErr w:type="spellEnd"/>
            <w:r w:rsidRPr="00D55727">
              <w:rPr>
                <w:b w:val="0"/>
                <w:color w:val="auto"/>
                <w:sz w:val="20"/>
                <w:szCs w:val="20"/>
                <w:lang w:val="en-GB"/>
              </w:rPr>
              <w:t xml:space="preserve"> and </w:t>
            </w:r>
            <w:proofErr w:type="spellStart"/>
            <w:r w:rsidRPr="00D55727">
              <w:rPr>
                <w:b w:val="0"/>
                <w:color w:val="auto"/>
                <w:sz w:val="20"/>
                <w:szCs w:val="20"/>
                <w:lang w:val="en-GB"/>
              </w:rPr>
              <w:t>pfanm</w:t>
            </w:r>
            <w:proofErr w:type="spellEnd"/>
            <w:r w:rsidRPr="00D55727">
              <w:rPr>
                <w:b w:val="0"/>
                <w:color w:val="auto"/>
                <w:sz w:val="20"/>
                <w:szCs w:val="20"/>
                <w:lang w:val="en-GB"/>
              </w:rPr>
              <w:t xml:space="preserve"> force-fields</w:t>
            </w:r>
          </w:p>
        </w:tc>
        <w:tc>
          <w:tcPr>
            <w:tcW w:w="1754" w:type="dxa"/>
            <w:shd w:val="clear" w:color="auto" w:fill="auto"/>
            <w:tcMar>
              <w:left w:w="83" w:type="dxa"/>
            </w:tcMar>
          </w:tcPr>
          <w:p w14:paraId="04A2A405" w14:textId="77777777" w:rsidR="00EA5A4C" w:rsidRPr="00D55727" w:rsidRDefault="00EA5A4C" w:rsidP="00A35096">
            <w:pPr>
              <w:pStyle w:val="Heading1"/>
              <w:spacing w:line="240" w:lineRule="auto"/>
              <w:rPr>
                <w:b w:val="0"/>
                <w:color w:val="auto"/>
                <w:sz w:val="20"/>
                <w:szCs w:val="20"/>
                <w:lang w:val="en-GB"/>
              </w:rPr>
            </w:pPr>
            <w:r w:rsidRPr="00D55727">
              <w:rPr>
                <w:b w:val="0"/>
                <w:color w:val="auto"/>
                <w:sz w:val="20"/>
                <w:szCs w:val="20"/>
                <w:lang w:val="en-GB"/>
              </w:rPr>
              <w:t xml:space="preserve">Bio3D </w:t>
            </w:r>
            <w:r w:rsidRPr="00D55727">
              <w:rPr>
                <w:b w:val="0"/>
                <w:color w:val="auto"/>
                <w:sz w:val="20"/>
                <w:szCs w:val="20"/>
                <w:lang w:val="en-GB"/>
              </w:rPr>
              <w:fldChar w:fldCharType="begin"/>
            </w:r>
            <w:r w:rsidRPr="00D55727">
              <w:rPr>
                <w:b w:val="0"/>
                <w:color w:val="auto"/>
                <w:sz w:val="20"/>
                <w:szCs w:val="20"/>
                <w:lang w:val="en-GB"/>
              </w:rPr>
              <w:instrText xml:space="preserve"> ADDIN EN.CITE &lt;EndNote&gt;&lt;Cite&gt;&lt;Author&gt;Grant&lt;/Author&gt;&lt;Year&gt;2006&lt;/Year&gt;&lt;RecNum&gt;103&lt;/RecNum&gt;&lt;DisplayText&gt;(15)&lt;/DisplayText&gt;&lt;record&gt;&lt;rec-number&gt;103&lt;/rec-number&gt;&lt;foreign-keys&gt;&lt;key app="EN" db-id="s550wxrf3f9wd8efrenprwsxxddreffe0zap" timestamp="1549705531"&gt;103&lt;/key&gt;&lt;/foreign-keys&gt;&lt;ref-type name="Journal Article"&gt;17&lt;/ref-type&gt;&lt;contributors&gt;&lt;authors&gt;&lt;author&gt;Grant, B. J.&lt;/author&gt;&lt;author&gt;Rodrigues, A. P.&lt;/author&gt;&lt;author&gt;ElSawy, K. M.&lt;/author&gt;&lt;author&gt;McCammon, J. A.&lt;/author&gt;&lt;author&gt;Caves, L. S.&lt;/author&gt;&lt;/authors&gt;&lt;/contributors&gt;&lt;auth-address&gt;Department of Chemistry and Biochemistry, University of California, San Diego La Jolla, CA 92093, USA. bgrant@mccammon.ucsd.edu&lt;/auth-address&gt;&lt;titles&gt;&lt;title&gt;Bio3d: an R package for the comparative analysis of protein structures&lt;/title&gt;&lt;secondary-title&gt;Bioinformatics&lt;/secondary-title&gt;&lt;/titles&gt;&lt;periodical&gt;&lt;full-title&gt;Bioinformatics&lt;/full-title&gt;&lt;/periodical&gt;&lt;pages&gt;2695-6&lt;/pages&gt;&lt;volume&gt;22&lt;/volume&gt;&lt;number&gt;21&lt;/number&gt;&lt;edition&gt;2006/08/31&lt;/edition&gt;&lt;keywords&gt;&lt;keyword&gt;Amino Acid Sequence&lt;/keyword&gt;&lt;keyword&gt;Computer Simulation&lt;/keyword&gt;&lt;keyword&gt;Internet&lt;/keyword&gt;&lt;keyword&gt;*Models, Chemical&lt;/keyword&gt;&lt;keyword&gt;*Models, Molecular&lt;/keyword&gt;&lt;keyword&gt;Molecular Sequence Data&lt;/keyword&gt;&lt;keyword&gt;Protein Conformation&lt;/keyword&gt;&lt;keyword&gt;Proteins/*chemistry&lt;/keyword&gt;&lt;keyword&gt;Sequence Analysis, Protein/*methods&lt;/keyword&gt;&lt;keyword&gt;*Software&lt;/keyword&gt;&lt;keyword&gt;*User-Computer Interface&lt;/keyword&gt;&lt;/keywords&gt;&lt;dates&gt;&lt;year&gt;2006&lt;/year&gt;&lt;pub-dates&gt;&lt;date&gt;Nov 1&lt;/date&gt;&lt;/pub-dates&gt;&lt;/dates&gt;&lt;isbn&gt;1367-4811 (Electronic)&amp;#xD;1367-4803 (Linking)&lt;/isbn&gt;&lt;accession-num&gt;16940322&lt;/accession-num&gt;&lt;urls&gt;&lt;related-urls&gt;&lt;url&gt;https://www.ncbi.nlm.nih.gov/pubmed/16940322&lt;/url&gt;&lt;/related-urls&gt;&lt;/urls&gt;&lt;electronic-resource-num&gt;10.1093/bioinformatics/btl461&lt;/electronic-resource-num&gt;&lt;/record&gt;&lt;/Cite&gt;&lt;/EndNote&gt;</w:instrText>
            </w:r>
            <w:r w:rsidRPr="00D55727">
              <w:rPr>
                <w:b w:val="0"/>
                <w:color w:val="auto"/>
                <w:sz w:val="20"/>
                <w:szCs w:val="20"/>
                <w:lang w:val="en-GB"/>
              </w:rPr>
              <w:fldChar w:fldCharType="separate"/>
            </w:r>
            <w:r w:rsidRPr="00D55727">
              <w:rPr>
                <w:b w:val="0"/>
                <w:noProof/>
                <w:color w:val="auto"/>
                <w:sz w:val="20"/>
                <w:szCs w:val="20"/>
                <w:lang w:val="en-GB"/>
              </w:rPr>
              <w:t>(15)</w:t>
            </w:r>
            <w:r w:rsidRPr="00D55727">
              <w:rPr>
                <w:b w:val="0"/>
                <w:color w:val="auto"/>
                <w:sz w:val="20"/>
                <w:szCs w:val="20"/>
                <w:lang w:val="en-GB"/>
              </w:rPr>
              <w:fldChar w:fldCharType="end"/>
            </w:r>
          </w:p>
        </w:tc>
        <w:tc>
          <w:tcPr>
            <w:tcW w:w="1338" w:type="dxa"/>
            <w:shd w:val="clear" w:color="auto" w:fill="auto"/>
            <w:tcMar>
              <w:left w:w="83" w:type="dxa"/>
            </w:tcMar>
          </w:tcPr>
          <w:p w14:paraId="6E7AF48F" w14:textId="77777777" w:rsidR="00EA5A4C" w:rsidRPr="00D55727" w:rsidRDefault="00EA5A4C" w:rsidP="00A35096">
            <w:pPr>
              <w:pStyle w:val="Heading1"/>
              <w:spacing w:line="240" w:lineRule="auto"/>
              <w:jc w:val="center"/>
              <w:rPr>
                <w:b w:val="0"/>
                <w:color w:val="auto"/>
                <w:sz w:val="20"/>
                <w:szCs w:val="20"/>
                <w:lang w:val="en-GB"/>
              </w:rPr>
            </w:pPr>
            <w:r w:rsidRPr="00D55727">
              <w:rPr>
                <w:b w:val="0"/>
                <w:color w:val="auto"/>
                <w:sz w:val="20"/>
                <w:szCs w:val="20"/>
                <w:lang w:val="en-GB"/>
              </w:rPr>
              <w:t>No</w:t>
            </w:r>
          </w:p>
        </w:tc>
        <w:tc>
          <w:tcPr>
            <w:tcW w:w="1339" w:type="dxa"/>
            <w:shd w:val="clear" w:color="auto" w:fill="auto"/>
            <w:tcMar>
              <w:left w:w="83" w:type="dxa"/>
            </w:tcMar>
          </w:tcPr>
          <w:p w14:paraId="7E04FA3F" w14:textId="77777777" w:rsidR="00EA5A4C" w:rsidRPr="00D55727" w:rsidRDefault="00EA5A4C" w:rsidP="00A35096">
            <w:pPr>
              <w:pStyle w:val="Heading1"/>
              <w:spacing w:line="240" w:lineRule="auto"/>
              <w:jc w:val="center"/>
              <w:rPr>
                <w:color w:val="auto"/>
                <w:sz w:val="20"/>
                <w:szCs w:val="20"/>
                <w:lang w:val="en-GB"/>
              </w:rPr>
            </w:pPr>
            <w:r w:rsidRPr="00D55727">
              <w:rPr>
                <w:color w:val="auto"/>
                <w:sz w:val="20"/>
                <w:szCs w:val="20"/>
                <w:lang w:val="en-GB"/>
              </w:rPr>
              <w:t>Yes</w:t>
            </w:r>
          </w:p>
        </w:tc>
      </w:tr>
    </w:tbl>
    <w:p w14:paraId="65D81849" w14:textId="684CCC54" w:rsidR="00EA5A4C" w:rsidRDefault="00EA5A4C">
      <w:pPr>
        <w:rPr>
          <w:lang w:val="en-GB"/>
        </w:rPr>
      </w:pPr>
    </w:p>
    <w:p w14:paraId="09B17941" w14:textId="0AF232AA" w:rsidR="00EA5A4C" w:rsidRPr="00D55727" w:rsidRDefault="00EA5A4C" w:rsidP="00EA5A4C">
      <w:pPr>
        <w:rPr>
          <w:color w:val="auto"/>
        </w:rPr>
      </w:pPr>
      <w:r w:rsidRPr="00D55727">
        <w:rPr>
          <w:b/>
          <w:color w:val="auto"/>
          <w:sz w:val="20"/>
          <w:szCs w:val="20"/>
          <w:lang w:val="en-GB"/>
        </w:rPr>
        <w:t>Table S</w:t>
      </w:r>
      <w:r>
        <w:rPr>
          <w:b/>
          <w:color w:val="auto"/>
          <w:sz w:val="20"/>
          <w:szCs w:val="20"/>
          <w:lang w:val="en-GB"/>
        </w:rPr>
        <w:t>3</w:t>
      </w:r>
      <w:r w:rsidRPr="00D55727">
        <w:rPr>
          <w:color w:val="auto"/>
          <w:sz w:val="20"/>
          <w:szCs w:val="20"/>
          <w:lang w:val="en-GB"/>
        </w:rPr>
        <w:t xml:space="preserve"> - Protein contact potentials scores from the </w:t>
      </w:r>
      <w:proofErr w:type="spellStart"/>
      <w:r w:rsidRPr="00D55727">
        <w:rPr>
          <w:color w:val="auto"/>
          <w:sz w:val="20"/>
          <w:szCs w:val="20"/>
          <w:lang w:val="en-GB"/>
        </w:rPr>
        <w:t>AAindex</w:t>
      </w:r>
      <w:proofErr w:type="spellEnd"/>
      <w:r w:rsidRPr="00D55727">
        <w:rPr>
          <w:color w:val="auto"/>
          <w:sz w:val="20"/>
          <w:szCs w:val="20"/>
          <w:lang w:val="en-GB"/>
        </w:rPr>
        <w:t xml:space="preserve"> database </w:t>
      </w:r>
      <w:r w:rsidRPr="00D55727">
        <w:rPr>
          <w:color w:val="auto"/>
          <w:sz w:val="20"/>
          <w:szCs w:val="20"/>
          <w:lang w:val="en-GB"/>
        </w:rPr>
        <w:fldChar w:fldCharType="begin"/>
      </w:r>
      <w:r w:rsidRPr="00D55727">
        <w:rPr>
          <w:color w:val="auto"/>
          <w:sz w:val="20"/>
          <w:szCs w:val="20"/>
          <w:lang w:val="en-GB"/>
        </w:rPr>
        <w:instrText xml:space="preserve"> ADDIN EN.CITE &lt;EndNote&gt;&lt;Cite&gt;&lt;Author&gt;Kawashima&lt;/Author&gt;&lt;Year&gt;2000&lt;/Year&gt;&lt;RecNum&gt;123&lt;/RecNum&gt;&lt;DisplayText&gt;(6)&lt;/DisplayText&gt;&lt;record&gt;&lt;rec-number&gt;123&lt;/rec-number&gt;&lt;foreign-keys&gt;&lt;key app="EN" db-id="s550wxrf3f9wd8efrenprwsxxddreffe0zap" timestamp="1549930254"&gt;123&lt;/key&gt;&lt;/foreign-keys&gt;&lt;ref-type name="Journal Article"&gt;17&lt;/ref-type&gt;&lt;contributors&gt;&lt;authors&gt;&lt;author&gt;Kawashima, S.&lt;/author&gt;&lt;author&gt;Kanehisa, M.&lt;/author&gt;&lt;/authors&gt;&lt;/contributors&gt;&lt;auth-address&gt;Institute for Chemical Research, Kyoto University, Uji, Kyoto 611-0011, Japan. shuichi@kuicr.kyoto-u.ac.jp&lt;/auth-address&gt;&lt;titles&gt;&lt;title&gt;AAindex: amino acid index database&lt;/title&gt;&lt;secondary-title&gt;Nucleic Acids Res&lt;/secondary-title&gt;&lt;/titles&gt;&lt;periodical&gt;&lt;full-title&gt;Nucleic Acids Res&lt;/full-title&gt;&lt;/periodical&gt;&lt;pages&gt;374&lt;/pages&gt;&lt;volume&gt;28&lt;/volume&gt;&lt;number&gt;1&lt;/number&gt;&lt;edition&gt;1999/12/11&lt;/edition&gt;&lt;keywords&gt;&lt;keyword&gt;Amino Acid Substitution&lt;/keyword&gt;&lt;keyword&gt;Amino Acids/*chemistry&lt;/keyword&gt;&lt;keyword&gt;*Databases, Factual&lt;/keyword&gt;&lt;keyword&gt;Internet&lt;/keyword&gt;&lt;keyword&gt;Mutation&lt;/keyword&gt;&lt;/keywords&gt;&lt;dates&gt;&lt;year&gt;2000&lt;/year&gt;&lt;pub-dates&gt;&lt;date&gt;Jan 1&lt;/date&gt;&lt;/pub-dates&gt;&lt;/dates&gt;&lt;isbn&gt;0305-1048 (Print)&amp;#xD;0305-1048 (Linking)&lt;/isbn&gt;&lt;accession-num&gt;10592278&lt;/accession-num&gt;&lt;urls&gt;&lt;related-urls&gt;&lt;url&gt;https://www.ncbi.nlm.nih.gov/pubmed/10592278&lt;/url&gt;&lt;/related-urls&gt;&lt;/urls&gt;&lt;custom2&gt;PMC102411&lt;/custom2&gt;&lt;/record&gt;&lt;/Cite&gt;&lt;/EndNote&gt;</w:instrText>
      </w:r>
      <w:r w:rsidRPr="00D55727">
        <w:rPr>
          <w:color w:val="auto"/>
          <w:sz w:val="20"/>
          <w:szCs w:val="20"/>
          <w:lang w:val="en-GB"/>
        </w:rPr>
        <w:fldChar w:fldCharType="separate"/>
      </w:r>
      <w:r w:rsidRPr="00D55727">
        <w:rPr>
          <w:noProof/>
          <w:color w:val="auto"/>
          <w:sz w:val="20"/>
          <w:szCs w:val="20"/>
          <w:lang w:val="en-GB"/>
        </w:rPr>
        <w:t>(6)</w:t>
      </w:r>
      <w:r w:rsidRPr="00D55727">
        <w:rPr>
          <w:color w:val="auto"/>
          <w:sz w:val="20"/>
          <w:szCs w:val="20"/>
          <w:lang w:val="en-GB"/>
        </w:rPr>
        <w:fldChar w:fldCharType="end"/>
      </w:r>
      <w:r w:rsidRPr="00D55727">
        <w:rPr>
          <w:color w:val="auto"/>
          <w:sz w:val="20"/>
          <w:szCs w:val="20"/>
          <w:lang w:val="en-GB"/>
        </w:rPr>
        <w:t xml:space="preserve"> used for mCSM-PPI2 as part of its workflow</w:t>
      </w:r>
      <w:r w:rsidRPr="00D55727">
        <w:rPr>
          <w:color w:val="auto"/>
          <w:lang w:val="en-GB"/>
        </w:rPr>
        <w:t>.</w:t>
      </w:r>
    </w:p>
    <w:tbl>
      <w:tblPr>
        <w:tblStyle w:val="TableGrid"/>
        <w:tblW w:w="9350" w:type="dxa"/>
        <w:tblInd w:w="-25" w:type="dxa"/>
        <w:tblCellMar>
          <w:left w:w="83" w:type="dxa"/>
        </w:tblCellMar>
        <w:tblLook w:val="04A0" w:firstRow="1" w:lastRow="0" w:firstColumn="1" w:lastColumn="0" w:noHBand="0" w:noVBand="1"/>
      </w:tblPr>
      <w:tblGrid>
        <w:gridCol w:w="1869"/>
        <w:gridCol w:w="6064"/>
        <w:gridCol w:w="1417"/>
      </w:tblGrid>
      <w:tr w:rsidR="00EA5A4C" w:rsidRPr="00D55727" w14:paraId="7FE6B7FB" w14:textId="77777777" w:rsidTr="00F32BEC">
        <w:tc>
          <w:tcPr>
            <w:tcW w:w="1869" w:type="dxa"/>
            <w:shd w:val="clear" w:color="auto" w:fill="auto"/>
            <w:tcMar>
              <w:left w:w="83" w:type="dxa"/>
            </w:tcMar>
          </w:tcPr>
          <w:p w14:paraId="7885626A" w14:textId="77777777" w:rsidR="00EA5A4C" w:rsidRPr="00D55727" w:rsidRDefault="00EA5A4C" w:rsidP="00A35096">
            <w:pPr>
              <w:spacing w:line="240" w:lineRule="auto"/>
              <w:rPr>
                <w:b/>
                <w:color w:val="auto"/>
                <w:sz w:val="20"/>
                <w:szCs w:val="20"/>
                <w:lang w:val="en-GB"/>
              </w:rPr>
            </w:pPr>
            <w:proofErr w:type="spellStart"/>
            <w:r w:rsidRPr="00D55727">
              <w:rPr>
                <w:b/>
                <w:color w:val="auto"/>
                <w:sz w:val="20"/>
                <w:szCs w:val="20"/>
                <w:lang w:val="en-GB"/>
              </w:rPr>
              <w:t>AAindex</w:t>
            </w:r>
            <w:proofErr w:type="spellEnd"/>
            <w:r w:rsidRPr="00D55727">
              <w:rPr>
                <w:b/>
                <w:color w:val="auto"/>
                <w:sz w:val="20"/>
                <w:szCs w:val="20"/>
                <w:lang w:val="en-GB"/>
              </w:rPr>
              <w:t xml:space="preserve"> Code</w:t>
            </w:r>
          </w:p>
        </w:tc>
        <w:tc>
          <w:tcPr>
            <w:tcW w:w="6064" w:type="dxa"/>
            <w:shd w:val="clear" w:color="auto" w:fill="auto"/>
            <w:tcMar>
              <w:left w:w="83" w:type="dxa"/>
            </w:tcMar>
          </w:tcPr>
          <w:p w14:paraId="301D785E" w14:textId="77777777" w:rsidR="00EA5A4C" w:rsidRPr="00D55727" w:rsidRDefault="00EA5A4C" w:rsidP="00A35096">
            <w:pPr>
              <w:spacing w:line="240" w:lineRule="auto"/>
              <w:rPr>
                <w:b/>
                <w:color w:val="auto"/>
                <w:sz w:val="20"/>
                <w:szCs w:val="20"/>
                <w:lang w:val="en-GB"/>
              </w:rPr>
            </w:pPr>
            <w:r w:rsidRPr="00D55727">
              <w:rPr>
                <w:b/>
                <w:color w:val="auto"/>
                <w:sz w:val="20"/>
                <w:szCs w:val="20"/>
                <w:lang w:val="en-GB"/>
              </w:rPr>
              <w:t>Description</w:t>
            </w:r>
          </w:p>
        </w:tc>
        <w:tc>
          <w:tcPr>
            <w:tcW w:w="1417" w:type="dxa"/>
            <w:shd w:val="clear" w:color="auto" w:fill="auto"/>
            <w:tcMar>
              <w:left w:w="83" w:type="dxa"/>
            </w:tcMar>
          </w:tcPr>
          <w:p w14:paraId="759F6B5D" w14:textId="77777777" w:rsidR="00EA5A4C" w:rsidRPr="00D55727" w:rsidRDefault="00EA5A4C" w:rsidP="00A35096">
            <w:pPr>
              <w:spacing w:line="240" w:lineRule="auto"/>
              <w:rPr>
                <w:b/>
                <w:color w:val="auto"/>
                <w:sz w:val="20"/>
                <w:szCs w:val="20"/>
                <w:lang w:val="en-GB"/>
              </w:rPr>
            </w:pPr>
            <w:r w:rsidRPr="00D55727">
              <w:rPr>
                <w:b/>
                <w:color w:val="auto"/>
                <w:sz w:val="20"/>
                <w:szCs w:val="20"/>
                <w:lang w:val="en-GB"/>
              </w:rPr>
              <w:t>Reference</w:t>
            </w:r>
          </w:p>
        </w:tc>
      </w:tr>
      <w:tr w:rsidR="00EA5A4C" w:rsidRPr="00D55727" w14:paraId="7A8F39DB" w14:textId="77777777" w:rsidTr="00F32BEC">
        <w:tc>
          <w:tcPr>
            <w:tcW w:w="1869" w:type="dxa"/>
            <w:shd w:val="clear" w:color="auto" w:fill="auto"/>
            <w:tcMar>
              <w:left w:w="83" w:type="dxa"/>
            </w:tcMar>
          </w:tcPr>
          <w:p w14:paraId="512D1949"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MIYS960101</w:t>
            </w:r>
          </w:p>
        </w:tc>
        <w:tc>
          <w:tcPr>
            <w:tcW w:w="6064" w:type="dxa"/>
            <w:shd w:val="clear" w:color="auto" w:fill="auto"/>
            <w:tcMar>
              <w:left w:w="83" w:type="dxa"/>
            </w:tcMar>
          </w:tcPr>
          <w:p w14:paraId="4A2FDE29" w14:textId="77777777" w:rsidR="00EA5A4C" w:rsidRPr="00D55727" w:rsidRDefault="00EA5A4C" w:rsidP="00A35096">
            <w:pPr>
              <w:spacing w:line="240" w:lineRule="auto"/>
              <w:rPr>
                <w:color w:val="auto"/>
                <w:sz w:val="20"/>
                <w:szCs w:val="20"/>
                <w:lang w:val="en-GB"/>
              </w:rPr>
            </w:pPr>
            <w:proofErr w:type="spellStart"/>
            <w:r w:rsidRPr="00D55727">
              <w:rPr>
                <w:color w:val="auto"/>
                <w:sz w:val="20"/>
                <w:szCs w:val="20"/>
                <w:lang w:val="en-GB"/>
              </w:rPr>
              <w:t>Quasichemical</w:t>
            </w:r>
            <w:proofErr w:type="spellEnd"/>
            <w:r w:rsidRPr="00D55727">
              <w:rPr>
                <w:color w:val="auto"/>
                <w:sz w:val="20"/>
                <w:szCs w:val="20"/>
                <w:lang w:val="en-GB"/>
              </w:rPr>
              <w:t xml:space="preserve"> energy of transfer of amino acids from water to the protein environment.</w:t>
            </w:r>
          </w:p>
        </w:tc>
        <w:tc>
          <w:tcPr>
            <w:tcW w:w="1417" w:type="dxa"/>
            <w:shd w:val="clear" w:color="auto" w:fill="auto"/>
            <w:tcMar>
              <w:left w:w="83" w:type="dxa"/>
            </w:tcMar>
          </w:tcPr>
          <w:p w14:paraId="296AA02A" w14:textId="77777777" w:rsidR="00EA5A4C" w:rsidRPr="00D55727" w:rsidRDefault="00EA5A4C" w:rsidP="00A35096">
            <w:pPr>
              <w:spacing w:line="240" w:lineRule="auto"/>
              <w:rPr>
                <w:color w:val="auto"/>
                <w:sz w:val="20"/>
                <w:szCs w:val="20"/>
              </w:rPr>
            </w:pPr>
            <w:r w:rsidRPr="00D55727">
              <w:rPr>
                <w:color w:val="auto"/>
                <w:sz w:val="20"/>
                <w:szCs w:val="20"/>
              </w:rPr>
              <w:fldChar w:fldCharType="begin"/>
            </w:r>
            <w:r w:rsidRPr="00D55727">
              <w:rPr>
                <w:color w:val="auto"/>
                <w:sz w:val="20"/>
                <w:szCs w:val="20"/>
              </w:rPr>
              <w:instrText xml:space="preserve"> ADDIN EN.CITE &lt;EndNote&gt;&lt;Cite&gt;&lt;Author&gt;Miyazawa&lt;/Author&gt;&lt;Year&gt;1996&lt;/Year&gt;&lt;RecNum&gt;120&lt;/RecNum&gt;&lt;DisplayText&gt;(7)&lt;/DisplayText&gt;&lt;record&gt;&lt;rec-number&gt;120&lt;/rec-number&gt;&lt;foreign-keys&gt;&lt;key app="EN" db-id="s550wxrf3f9wd8efrenprwsxxddreffe0zap" timestamp="1549930150"&gt;120&lt;/key&gt;&lt;/foreign-keys&gt;&lt;ref-type name="Journal Article"&gt;17&lt;/ref-type&gt;&lt;contributors&gt;&lt;authors&gt;&lt;author&gt;Miyazawa, S.&lt;/author&gt;&lt;author&gt;Jernigan, R. L.&lt;/author&gt;&lt;/authors&gt;&lt;/contributors&gt;&lt;auth-address&gt;Faculty of Technology Gunma Univrsity, Kiryu Gunma, Japan.&lt;/auth-address&gt;&lt;titles&gt;&lt;title&gt;Residue-residue potentials with a favorable contact pair term and an unfavorable high packing density term, for simulation and threading&lt;/title&gt;&lt;secondary-title&gt;J Mol Biol&lt;/secondary-title&gt;&lt;/titles&gt;&lt;periodical&gt;&lt;full-title&gt;J Mol Biol&lt;/full-title&gt;&lt;/periodical&gt;&lt;pages&gt;623-44&lt;/pages&gt;&lt;volume&gt;256&lt;/volume&gt;&lt;number&gt;3&lt;/number&gt;&lt;edition&gt;1996/03/01&lt;/edition&gt;&lt;keywords&gt;&lt;keyword&gt;Amino Acids/*chemistry&lt;/keyword&gt;&lt;keyword&gt;Computer Simulation&lt;/keyword&gt;&lt;keyword&gt;Databases, Factual&lt;/keyword&gt;&lt;keyword&gt;Mathematics&lt;/keyword&gt;&lt;keyword&gt;*Protein Folding&lt;/keyword&gt;&lt;keyword&gt;Proteins/*chemistry&lt;/keyword&gt;&lt;keyword&gt;Sequence Homology, Amino Acid&lt;/keyword&gt;&lt;/keywords&gt;&lt;dates&gt;&lt;year&gt;1996&lt;/year&gt;&lt;pub-dates&gt;&lt;date&gt;Mar 1&lt;/date&gt;&lt;/pub-dates&gt;&lt;/dates&gt;&lt;isbn&gt;0022-2836 (Print)&amp;#xD;0022-2836 (Linking)&lt;/isbn&gt;&lt;accession-num&gt;8604144&lt;/accession-num&gt;&lt;urls&gt;&lt;related-urls&gt;&lt;url&gt;https://www.ncbi.nlm.nih.gov/pubmed/8604144&lt;/url&gt;&lt;/related-urls&gt;&lt;/urls&gt;&lt;electronic-resource-num&gt;10.1006/jmbi.1996.0114&lt;/electronic-resource-num&gt;&lt;/record&gt;&lt;/Cite&gt;&lt;/EndNote&gt;</w:instrText>
            </w:r>
            <w:r w:rsidRPr="00D55727">
              <w:rPr>
                <w:color w:val="auto"/>
                <w:sz w:val="20"/>
                <w:szCs w:val="20"/>
              </w:rPr>
              <w:fldChar w:fldCharType="separate"/>
            </w:r>
            <w:r w:rsidRPr="00D55727">
              <w:rPr>
                <w:noProof/>
                <w:color w:val="auto"/>
                <w:sz w:val="20"/>
                <w:szCs w:val="20"/>
              </w:rPr>
              <w:t>(7)</w:t>
            </w:r>
            <w:r w:rsidRPr="00D55727">
              <w:rPr>
                <w:color w:val="auto"/>
                <w:sz w:val="20"/>
                <w:szCs w:val="20"/>
              </w:rPr>
              <w:fldChar w:fldCharType="end"/>
            </w:r>
          </w:p>
        </w:tc>
      </w:tr>
      <w:tr w:rsidR="00EA5A4C" w:rsidRPr="00D55727" w14:paraId="797A95C1" w14:textId="77777777" w:rsidTr="00F32BEC">
        <w:tc>
          <w:tcPr>
            <w:tcW w:w="1869" w:type="dxa"/>
            <w:shd w:val="clear" w:color="auto" w:fill="auto"/>
            <w:tcMar>
              <w:left w:w="83" w:type="dxa"/>
            </w:tcMar>
          </w:tcPr>
          <w:p w14:paraId="63AB7527"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SIMK990103</w:t>
            </w:r>
          </w:p>
        </w:tc>
        <w:tc>
          <w:tcPr>
            <w:tcW w:w="6064" w:type="dxa"/>
            <w:shd w:val="clear" w:color="auto" w:fill="auto"/>
            <w:tcMar>
              <w:left w:w="83" w:type="dxa"/>
            </w:tcMar>
          </w:tcPr>
          <w:p w14:paraId="43BA36E7"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 xml:space="preserve">Distance-dependent statistical potential (contacts within 7.5-10 </w:t>
            </w:r>
            <w:r w:rsidRPr="00D55727">
              <w:rPr>
                <w:rFonts w:ascii="Cambria Math" w:hAnsi="Cambria Math" w:cs="Cambria Math"/>
                <w:color w:val="auto"/>
                <w:sz w:val="20"/>
                <w:szCs w:val="20"/>
                <w:lang w:val="en-GB"/>
              </w:rPr>
              <w:t>Å</w:t>
            </w:r>
            <w:r w:rsidRPr="00D55727">
              <w:rPr>
                <w:color w:val="auto"/>
                <w:sz w:val="20"/>
                <w:szCs w:val="20"/>
                <w:lang w:val="en-GB"/>
              </w:rPr>
              <w:t>)</w:t>
            </w:r>
          </w:p>
        </w:tc>
        <w:tc>
          <w:tcPr>
            <w:tcW w:w="1417" w:type="dxa"/>
            <w:shd w:val="clear" w:color="auto" w:fill="auto"/>
            <w:tcMar>
              <w:left w:w="83" w:type="dxa"/>
            </w:tcMar>
          </w:tcPr>
          <w:p w14:paraId="59D91EAC" w14:textId="77777777" w:rsidR="00EA5A4C" w:rsidRPr="00D55727" w:rsidRDefault="00EA5A4C" w:rsidP="00A35096">
            <w:pPr>
              <w:spacing w:line="240" w:lineRule="auto"/>
              <w:rPr>
                <w:color w:val="auto"/>
                <w:sz w:val="20"/>
                <w:szCs w:val="20"/>
              </w:rPr>
            </w:pPr>
            <w:r w:rsidRPr="00D55727">
              <w:rPr>
                <w:color w:val="auto"/>
                <w:sz w:val="20"/>
                <w:szCs w:val="20"/>
              </w:rPr>
              <w:fldChar w:fldCharType="begin"/>
            </w:r>
            <w:r w:rsidRPr="00D55727">
              <w:rPr>
                <w:color w:val="auto"/>
                <w:sz w:val="20"/>
                <w:szCs w:val="20"/>
              </w:rPr>
              <w:instrText xml:space="preserve"> ADDIN EN.CITE &lt;EndNote&gt;&lt;Cite&gt;&lt;Author&gt;Koehl&lt;/Author&gt;&lt;Year&gt;2002&lt;/Year&gt;&lt;RecNum&gt;121&lt;/RecNum&gt;&lt;DisplayText&gt;(8)&lt;/DisplayText&gt;&lt;record&gt;&lt;rec-number&gt;121&lt;/rec-number&gt;&lt;foreign-keys&gt;&lt;key app="EN" db-id="s550wxrf3f9wd8efrenprwsxxddreffe0zap" timestamp="1549930188"&gt;121&lt;/key&gt;&lt;/foreign-keys&gt;&lt;ref-type name="Journal Article"&gt;17&lt;/ref-type&gt;&lt;contributors&gt;&lt;authors&gt;&lt;author&gt;Koehl, P.&lt;/author&gt;&lt;author&gt;Levitt, M.&lt;/author&gt;&lt;/authors&gt;&lt;/contributors&gt;&lt;auth-address&gt;Department of Structural Biology, Fairchild Building, Stanford University, Stanford, CA 94305, USA. koehl@csb.stanford.edu&lt;/auth-address&gt;&lt;titles&gt;&lt;title&gt;Improved recognition of native-like protein structures using a family of designed sequences&lt;/title&gt;&lt;secondary-title&gt;Proc Natl Acad Sci U S A&lt;/secondary-title&gt;&lt;/titles&gt;&lt;periodical&gt;&lt;full-title&gt;Proc Natl Acad Sci U S A&lt;/full-title&gt;&lt;/periodical&gt;&lt;pages&gt;691-6&lt;/pages&gt;&lt;volume&gt;99&lt;/volume&gt;&lt;number&gt;2&lt;/number&gt;&lt;edition&gt;2002/01/10&lt;/edition&gt;&lt;keywords&gt;&lt;keyword&gt;Amino Acid Sequence&lt;/keyword&gt;&lt;keyword&gt;Biophysical Phenomena&lt;/keyword&gt;&lt;keyword&gt;Biophysics&lt;/keyword&gt;&lt;keyword&gt;Drug Design&lt;/keyword&gt;&lt;keyword&gt;Protein Conformation&lt;/keyword&gt;&lt;keyword&gt;Protein Folding&lt;/keyword&gt;&lt;keyword&gt;Proteins/*chemistry&lt;/keyword&gt;&lt;keyword&gt;Thermodynamics&lt;/keyword&gt;&lt;/keywords&gt;&lt;dates&gt;&lt;year&gt;2002&lt;/year&gt;&lt;pub-dates&gt;&lt;date&gt;Jan 22&lt;/date&gt;&lt;/pub-dates&gt;&lt;/dates&gt;&lt;isbn&gt;0027-8424 (Print)&amp;#xD;0027-8424 (Linking)&lt;/isbn&gt;&lt;accession-num&gt;11782533&lt;/accession-num&gt;&lt;urls&gt;&lt;related-urls&gt;&lt;url&gt;https://www.ncbi.nlm.nih.gov/pubmed/11782533&lt;/url&gt;&lt;/related-urls&gt;&lt;/urls&gt;&lt;custom2&gt;PMC117367&lt;/custom2&gt;&lt;electronic-resource-num&gt;10.1073/pnas.022408799&lt;/electronic-resource-num&gt;&lt;/record&gt;&lt;/Cite&gt;&lt;/EndNote&gt;</w:instrText>
            </w:r>
            <w:r w:rsidRPr="00D55727">
              <w:rPr>
                <w:color w:val="auto"/>
                <w:sz w:val="20"/>
                <w:szCs w:val="20"/>
              </w:rPr>
              <w:fldChar w:fldCharType="separate"/>
            </w:r>
            <w:r w:rsidRPr="00D55727">
              <w:rPr>
                <w:noProof/>
                <w:color w:val="auto"/>
                <w:sz w:val="20"/>
                <w:szCs w:val="20"/>
              </w:rPr>
              <w:t>(8)</w:t>
            </w:r>
            <w:r w:rsidRPr="00D55727">
              <w:rPr>
                <w:color w:val="auto"/>
                <w:sz w:val="20"/>
                <w:szCs w:val="20"/>
              </w:rPr>
              <w:fldChar w:fldCharType="end"/>
            </w:r>
          </w:p>
        </w:tc>
      </w:tr>
      <w:tr w:rsidR="00EA5A4C" w:rsidRPr="00D55727" w14:paraId="2AB78B58" w14:textId="77777777" w:rsidTr="00F32BEC">
        <w:tc>
          <w:tcPr>
            <w:tcW w:w="1869" w:type="dxa"/>
            <w:shd w:val="clear" w:color="auto" w:fill="auto"/>
            <w:tcMar>
              <w:left w:w="83" w:type="dxa"/>
            </w:tcMar>
          </w:tcPr>
          <w:p w14:paraId="6ED0152E"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ZHAC000104</w:t>
            </w:r>
          </w:p>
        </w:tc>
        <w:tc>
          <w:tcPr>
            <w:tcW w:w="6064" w:type="dxa"/>
            <w:shd w:val="clear" w:color="auto" w:fill="auto"/>
            <w:tcMar>
              <w:left w:w="83" w:type="dxa"/>
            </w:tcMar>
          </w:tcPr>
          <w:p w14:paraId="3FC98085" w14:textId="77777777" w:rsidR="00EA5A4C" w:rsidRPr="00D55727" w:rsidRDefault="00EA5A4C" w:rsidP="00A35096">
            <w:pPr>
              <w:spacing w:line="240" w:lineRule="auto"/>
              <w:rPr>
                <w:color w:val="auto"/>
                <w:sz w:val="20"/>
                <w:szCs w:val="20"/>
                <w:lang w:val="en-GB"/>
              </w:rPr>
            </w:pPr>
            <w:r w:rsidRPr="00D55727">
              <w:rPr>
                <w:color w:val="auto"/>
                <w:sz w:val="20"/>
                <w:szCs w:val="20"/>
                <w:lang w:val="en-GB"/>
              </w:rPr>
              <w:t>Environment-dependent residue contact energies</w:t>
            </w:r>
          </w:p>
        </w:tc>
        <w:tc>
          <w:tcPr>
            <w:tcW w:w="1417" w:type="dxa"/>
            <w:shd w:val="clear" w:color="auto" w:fill="auto"/>
            <w:tcMar>
              <w:left w:w="83" w:type="dxa"/>
            </w:tcMar>
          </w:tcPr>
          <w:p w14:paraId="30543D11" w14:textId="77777777" w:rsidR="00EA5A4C" w:rsidRPr="00D55727" w:rsidRDefault="00EA5A4C" w:rsidP="00A35096">
            <w:pPr>
              <w:spacing w:line="240" w:lineRule="auto"/>
              <w:rPr>
                <w:color w:val="auto"/>
                <w:sz w:val="20"/>
                <w:szCs w:val="20"/>
              </w:rPr>
            </w:pPr>
            <w:r w:rsidRPr="00D55727">
              <w:rPr>
                <w:color w:val="auto"/>
                <w:sz w:val="20"/>
                <w:szCs w:val="20"/>
              </w:rPr>
              <w:fldChar w:fldCharType="begin"/>
            </w:r>
            <w:r w:rsidRPr="00D55727">
              <w:rPr>
                <w:color w:val="auto"/>
                <w:sz w:val="20"/>
                <w:szCs w:val="20"/>
              </w:rPr>
              <w:instrText xml:space="preserve"> ADDIN EN.CITE &lt;EndNote&gt;&lt;Cite&gt;&lt;Author&gt;Zhang&lt;/Author&gt;&lt;Year&gt;2000&lt;/Year&gt;&lt;RecNum&gt;122&lt;/RecNum&gt;&lt;DisplayText&gt;(9)&lt;/DisplayText&gt;&lt;record&gt;&lt;rec-number&gt;122&lt;/rec-number&gt;&lt;foreign-keys&gt;&lt;key app="EN" db-id="s550wxrf3f9wd8efrenprwsxxddreffe0zap" timestamp="1549930220"&gt;122&lt;/key&gt;&lt;/foreign-keys&gt;&lt;ref-type name="Journal Article"&gt;17&lt;/ref-type&gt;&lt;contributors&gt;&lt;authors&gt;&lt;author&gt;Zhang, C.&lt;/author&gt;&lt;author&gt;Kim, S. H.&lt;/author&gt;&lt;/authors&gt;&lt;/contributors&gt;&lt;auth-address&gt;Department of Chemistry and E. O. Lawrence Berkeley National Laboratory, University of California, Berkeley, CA 94720, USA.&lt;/auth-address&gt;&lt;titles&gt;&lt;title&gt;Environment-dependent residue contact energies for proteins&lt;/title&gt;&lt;secondary-title&gt;Proc Natl Acad Sci U S A&lt;/secondary-title&gt;&lt;/titles&gt;&lt;periodical&gt;&lt;full-title&gt;Proc Natl Acad Sci U S A&lt;/full-title&gt;&lt;/periodical&gt;&lt;pages&gt;2550-5&lt;/pages&gt;&lt;volume&gt;97&lt;/volume&gt;&lt;number&gt;6&lt;/number&gt;&lt;edition&gt;2000/03/08&lt;/edition&gt;&lt;keywords&gt;&lt;keyword&gt;Algorithms&lt;/keyword&gt;&lt;keyword&gt;Computer Simulation&lt;/keyword&gt;&lt;keyword&gt;Databases, Factual&lt;/keyword&gt;&lt;keyword&gt;Models, Theoretical&lt;/keyword&gt;&lt;keyword&gt;Protein Binding&lt;/keyword&gt;&lt;keyword&gt;*Protein Conformation&lt;/keyword&gt;&lt;keyword&gt;*Protein Folding&lt;/keyword&gt;&lt;keyword&gt;Protein Structure, Secondary&lt;/keyword&gt;&lt;keyword&gt;Thermodynamics&lt;/keyword&gt;&lt;/keywords&gt;&lt;dates&gt;&lt;year&gt;2000&lt;/year&gt;&lt;pub-dates&gt;&lt;date&gt;Mar 14&lt;/date&gt;&lt;/pub-dates&gt;&lt;/dates&gt;&lt;isbn&gt;0027-8424 (Print)&amp;#xD;0027-8424 (Linking)&lt;/isbn&gt;&lt;accession-num&gt;10706611&lt;/accession-num&gt;&lt;urls&gt;&lt;related-urls&gt;&lt;url&gt;https://www.ncbi.nlm.nih.gov/pubmed/10706611&lt;/url&gt;&lt;/related-urls&gt;&lt;/urls&gt;&lt;custom2&gt;PMC15966&lt;/custom2&gt;&lt;electronic-resource-num&gt;10.1073/pnas.040573597&lt;/electronic-resource-num&gt;&lt;/record&gt;&lt;/Cite&gt;&lt;/EndNote&gt;</w:instrText>
            </w:r>
            <w:r w:rsidRPr="00D55727">
              <w:rPr>
                <w:color w:val="auto"/>
                <w:sz w:val="20"/>
                <w:szCs w:val="20"/>
              </w:rPr>
              <w:fldChar w:fldCharType="separate"/>
            </w:r>
            <w:r w:rsidRPr="00D55727">
              <w:rPr>
                <w:noProof/>
                <w:color w:val="auto"/>
                <w:sz w:val="20"/>
                <w:szCs w:val="20"/>
              </w:rPr>
              <w:t>(9)</w:t>
            </w:r>
            <w:r w:rsidRPr="00D55727">
              <w:rPr>
                <w:color w:val="auto"/>
                <w:sz w:val="20"/>
                <w:szCs w:val="20"/>
              </w:rPr>
              <w:fldChar w:fldCharType="end"/>
            </w:r>
          </w:p>
        </w:tc>
      </w:tr>
    </w:tbl>
    <w:p w14:paraId="5E698476" w14:textId="77777777" w:rsidR="00EA5A4C" w:rsidRPr="00D55727" w:rsidRDefault="00EA5A4C" w:rsidP="00EA5A4C">
      <w:pPr>
        <w:pStyle w:val="Heading1"/>
        <w:rPr>
          <w:b w:val="0"/>
          <w:color w:val="auto"/>
          <w:lang w:val="en-GB"/>
        </w:rPr>
      </w:pPr>
    </w:p>
    <w:p w14:paraId="48061699" w14:textId="58EEBC5F" w:rsidR="00CD60D2" w:rsidRPr="00D55727" w:rsidRDefault="00733D7F" w:rsidP="007201FC">
      <w:pPr>
        <w:rPr>
          <w:color w:val="auto"/>
          <w:lang w:val="en-GB"/>
        </w:rPr>
      </w:pPr>
      <w:r>
        <w:rPr>
          <w:b/>
          <w:sz w:val="20"/>
          <w:szCs w:val="20"/>
          <w:lang w:val="en-GB"/>
        </w:rPr>
        <w:t>Table S</w:t>
      </w:r>
      <w:r w:rsidR="00EA5A4C">
        <w:rPr>
          <w:b/>
          <w:sz w:val="20"/>
          <w:szCs w:val="20"/>
          <w:lang w:val="en-GB"/>
        </w:rPr>
        <w:t>4</w:t>
      </w:r>
      <w:r>
        <w:rPr>
          <w:sz w:val="20"/>
          <w:szCs w:val="20"/>
          <w:lang w:val="en-GB"/>
        </w:rPr>
        <w:t xml:space="preserve"> - mCSM-PPI2 performance comparison on classification using two thresholds (0 and 0.2 kcal/mol) in which ΔΔG &gt;= threshold </w:t>
      </w:r>
      <w:r w:rsidR="00D43AF3">
        <w:rPr>
          <w:sz w:val="20"/>
          <w:szCs w:val="20"/>
          <w:lang w:val="en-GB"/>
        </w:rPr>
        <w:t>was</w:t>
      </w:r>
      <w:r>
        <w:rPr>
          <w:sz w:val="20"/>
          <w:szCs w:val="20"/>
          <w:lang w:val="en-GB"/>
        </w:rPr>
        <w:t xml:space="preserve"> considered to increase affinity and ΔΔG &lt; threshold decrease affinity.</w:t>
      </w:r>
      <w:bookmarkStart w:id="11" w:name="_8bn3qu2rl4re"/>
      <w:bookmarkEnd w:id="11"/>
      <w:r w:rsidR="00BF3A7E">
        <w:rPr>
          <w:sz w:val="20"/>
          <w:szCs w:val="20"/>
          <w:lang w:val="en-GB"/>
        </w:rPr>
        <w:t xml:space="preserve"> The performance for each method was calculated over the performance on training. mCSM-PPI2 shows a better and more balanced performance on increasing and decreasing affinity mutations than </w:t>
      </w:r>
      <w:proofErr w:type="spellStart"/>
      <w:r w:rsidR="00BF3A7E">
        <w:rPr>
          <w:sz w:val="20"/>
          <w:szCs w:val="20"/>
          <w:lang w:val="en-GB"/>
        </w:rPr>
        <w:t>MutaBind</w:t>
      </w:r>
      <w:proofErr w:type="spellEnd"/>
      <w:r w:rsidR="00BF3A7E">
        <w:rPr>
          <w:sz w:val="20"/>
          <w:szCs w:val="20"/>
          <w:lang w:val="en-GB"/>
        </w:rPr>
        <w:t>.</w:t>
      </w:r>
    </w:p>
    <w:tbl>
      <w:tblPr>
        <w:tblW w:w="9360" w:type="dxa"/>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7" w:type="dxa"/>
          <w:bottom w:w="40" w:type="dxa"/>
          <w:right w:w="40" w:type="dxa"/>
        </w:tblCellMar>
        <w:tblLook w:val="0600" w:firstRow="0" w:lastRow="0" w:firstColumn="0" w:lastColumn="0" w:noHBand="1" w:noVBand="1"/>
      </w:tblPr>
      <w:tblGrid>
        <w:gridCol w:w="1229"/>
        <w:gridCol w:w="1112"/>
        <w:gridCol w:w="1170"/>
        <w:gridCol w:w="1170"/>
        <w:gridCol w:w="1170"/>
        <w:gridCol w:w="1170"/>
        <w:gridCol w:w="1170"/>
        <w:gridCol w:w="1169"/>
      </w:tblGrid>
      <w:tr w:rsidR="00D55727" w:rsidRPr="00D55727" w14:paraId="1EF375FB" w14:textId="77777777" w:rsidTr="00F32BEC">
        <w:trPr>
          <w:trHeight w:val="300"/>
        </w:trPr>
        <w:tc>
          <w:tcPr>
            <w:tcW w:w="1229" w:type="dxa"/>
            <w:tcBorders>
              <w:top w:val="nil"/>
              <w:left w:val="nil"/>
              <w:bottom w:val="single" w:sz="4" w:space="0" w:color="auto"/>
              <w:right w:val="nil"/>
            </w:tcBorders>
            <w:shd w:val="clear" w:color="auto" w:fill="auto"/>
            <w:tcMar>
              <w:left w:w="-7" w:type="dxa"/>
            </w:tcMar>
            <w:vAlign w:val="bottom"/>
          </w:tcPr>
          <w:p w14:paraId="2C9DC5A6" w14:textId="77777777" w:rsidR="00CD60D2" w:rsidRPr="00D55727" w:rsidRDefault="00CD60D2">
            <w:pPr>
              <w:widowControl w:val="0"/>
              <w:rPr>
                <w:color w:val="auto"/>
                <w:sz w:val="20"/>
                <w:szCs w:val="20"/>
                <w:lang w:val="en-GB"/>
              </w:rPr>
            </w:pPr>
          </w:p>
        </w:tc>
        <w:tc>
          <w:tcPr>
            <w:tcW w:w="1112" w:type="dxa"/>
            <w:tcBorders>
              <w:top w:val="nil"/>
              <w:left w:val="nil"/>
              <w:bottom w:val="single" w:sz="4" w:space="0" w:color="auto"/>
              <w:right w:val="single" w:sz="4" w:space="0" w:color="auto"/>
            </w:tcBorders>
            <w:shd w:val="clear" w:color="auto" w:fill="auto"/>
            <w:tcMar>
              <w:left w:w="-7" w:type="dxa"/>
            </w:tcMar>
            <w:vAlign w:val="bottom"/>
          </w:tcPr>
          <w:p w14:paraId="3BB43185" w14:textId="77777777" w:rsidR="00CD60D2" w:rsidRPr="00D55727" w:rsidRDefault="00CD60D2">
            <w:pPr>
              <w:widowControl w:val="0"/>
              <w:rPr>
                <w:color w:val="auto"/>
                <w:sz w:val="20"/>
                <w:szCs w:val="20"/>
                <w:lang w:val="en-GB"/>
              </w:rPr>
            </w:pPr>
          </w:p>
        </w:tc>
        <w:tc>
          <w:tcPr>
            <w:tcW w:w="3510" w:type="dxa"/>
            <w:gridSpan w:val="3"/>
            <w:tcBorders>
              <w:left w:val="single" w:sz="4" w:space="0" w:color="auto"/>
            </w:tcBorders>
            <w:shd w:val="clear" w:color="auto" w:fill="auto"/>
            <w:tcMar>
              <w:left w:w="-7" w:type="dxa"/>
            </w:tcMar>
            <w:vAlign w:val="bottom"/>
          </w:tcPr>
          <w:p w14:paraId="0ADC8859" w14:textId="77777777" w:rsidR="00CD60D2" w:rsidRPr="00D55727" w:rsidRDefault="00733D7F">
            <w:pPr>
              <w:widowControl w:val="0"/>
              <w:jc w:val="center"/>
              <w:rPr>
                <w:color w:val="auto"/>
                <w:sz w:val="20"/>
                <w:szCs w:val="20"/>
                <w:lang w:val="en-GB"/>
              </w:rPr>
            </w:pPr>
            <w:r w:rsidRPr="00D55727">
              <w:rPr>
                <w:b/>
                <w:color w:val="auto"/>
                <w:sz w:val="20"/>
                <w:szCs w:val="20"/>
                <w:lang w:val="en-GB"/>
              </w:rPr>
              <w:t>|ΔΔG| &gt; 0 kcal/mol</w:t>
            </w:r>
          </w:p>
        </w:tc>
        <w:tc>
          <w:tcPr>
            <w:tcW w:w="3509" w:type="dxa"/>
            <w:gridSpan w:val="3"/>
            <w:shd w:val="clear" w:color="auto" w:fill="auto"/>
            <w:tcMar>
              <w:left w:w="-7" w:type="dxa"/>
            </w:tcMar>
            <w:vAlign w:val="bottom"/>
          </w:tcPr>
          <w:p w14:paraId="49676751" w14:textId="77777777" w:rsidR="00CD60D2" w:rsidRPr="00D55727" w:rsidRDefault="00733D7F">
            <w:pPr>
              <w:widowControl w:val="0"/>
              <w:jc w:val="center"/>
              <w:rPr>
                <w:color w:val="auto"/>
                <w:sz w:val="20"/>
                <w:szCs w:val="20"/>
                <w:lang w:val="en-GB"/>
              </w:rPr>
            </w:pPr>
            <w:r w:rsidRPr="00D55727">
              <w:rPr>
                <w:b/>
                <w:color w:val="auto"/>
                <w:sz w:val="20"/>
                <w:szCs w:val="20"/>
                <w:lang w:val="en-GB"/>
              </w:rPr>
              <w:t>|ΔΔG| &gt; 0.2 kcal/mol</w:t>
            </w:r>
          </w:p>
        </w:tc>
      </w:tr>
      <w:tr w:rsidR="00D55727" w:rsidRPr="00D55727" w14:paraId="44EBC8E1" w14:textId="77777777" w:rsidTr="00F32BEC">
        <w:trPr>
          <w:trHeight w:val="300"/>
        </w:trPr>
        <w:tc>
          <w:tcPr>
            <w:tcW w:w="1229" w:type="dxa"/>
            <w:tcBorders>
              <w:top w:val="single" w:sz="4" w:space="0" w:color="auto"/>
            </w:tcBorders>
            <w:shd w:val="clear" w:color="auto" w:fill="auto"/>
            <w:tcMar>
              <w:left w:w="-7" w:type="dxa"/>
            </w:tcMar>
            <w:vAlign w:val="bottom"/>
          </w:tcPr>
          <w:p w14:paraId="7D01D2B4" w14:textId="77777777" w:rsidR="00CD60D2" w:rsidRPr="00D55727" w:rsidRDefault="00733D7F">
            <w:pPr>
              <w:widowControl w:val="0"/>
              <w:rPr>
                <w:b/>
                <w:color w:val="auto"/>
                <w:sz w:val="20"/>
                <w:szCs w:val="20"/>
                <w:lang w:val="en-GB"/>
              </w:rPr>
            </w:pPr>
            <w:r w:rsidRPr="00D55727">
              <w:rPr>
                <w:b/>
                <w:color w:val="auto"/>
                <w:sz w:val="20"/>
                <w:szCs w:val="20"/>
                <w:lang w:val="en-GB"/>
              </w:rPr>
              <w:t>Method</w:t>
            </w:r>
          </w:p>
        </w:tc>
        <w:tc>
          <w:tcPr>
            <w:tcW w:w="1112" w:type="dxa"/>
            <w:tcBorders>
              <w:top w:val="single" w:sz="4" w:space="0" w:color="auto"/>
            </w:tcBorders>
            <w:shd w:val="clear" w:color="auto" w:fill="auto"/>
            <w:tcMar>
              <w:left w:w="-7" w:type="dxa"/>
            </w:tcMar>
            <w:vAlign w:val="bottom"/>
          </w:tcPr>
          <w:p w14:paraId="49FD5041" w14:textId="77777777" w:rsidR="00CD60D2" w:rsidRPr="00D55727" w:rsidRDefault="00733D7F">
            <w:pPr>
              <w:widowControl w:val="0"/>
              <w:rPr>
                <w:b/>
                <w:color w:val="auto"/>
                <w:sz w:val="20"/>
                <w:szCs w:val="20"/>
                <w:lang w:val="en-GB"/>
              </w:rPr>
            </w:pPr>
            <w:r w:rsidRPr="00D55727">
              <w:rPr>
                <w:b/>
                <w:color w:val="auto"/>
                <w:sz w:val="20"/>
                <w:szCs w:val="20"/>
                <w:lang w:val="en-GB"/>
              </w:rPr>
              <w:t>Δ Affinity</w:t>
            </w:r>
          </w:p>
        </w:tc>
        <w:tc>
          <w:tcPr>
            <w:tcW w:w="1170" w:type="dxa"/>
            <w:shd w:val="clear" w:color="auto" w:fill="auto"/>
            <w:tcMar>
              <w:left w:w="-7" w:type="dxa"/>
            </w:tcMar>
            <w:vAlign w:val="bottom"/>
          </w:tcPr>
          <w:p w14:paraId="15FCBA0A" w14:textId="77777777" w:rsidR="00CD60D2" w:rsidRPr="00D55727" w:rsidRDefault="00733D7F">
            <w:pPr>
              <w:widowControl w:val="0"/>
              <w:jc w:val="right"/>
              <w:rPr>
                <w:color w:val="auto"/>
                <w:sz w:val="20"/>
                <w:szCs w:val="20"/>
                <w:lang w:val="en-GB"/>
              </w:rPr>
            </w:pPr>
            <w:r w:rsidRPr="00D55727">
              <w:rPr>
                <w:b/>
                <w:color w:val="auto"/>
                <w:sz w:val="20"/>
                <w:szCs w:val="20"/>
                <w:lang w:val="en-GB"/>
              </w:rPr>
              <w:t>Precision</w:t>
            </w:r>
          </w:p>
        </w:tc>
        <w:tc>
          <w:tcPr>
            <w:tcW w:w="1170" w:type="dxa"/>
            <w:shd w:val="clear" w:color="auto" w:fill="auto"/>
            <w:tcMar>
              <w:left w:w="-7" w:type="dxa"/>
            </w:tcMar>
            <w:vAlign w:val="bottom"/>
          </w:tcPr>
          <w:p w14:paraId="1B79BEBE" w14:textId="77777777" w:rsidR="00CD60D2" w:rsidRPr="00D55727" w:rsidRDefault="00733D7F">
            <w:pPr>
              <w:widowControl w:val="0"/>
              <w:jc w:val="right"/>
              <w:rPr>
                <w:color w:val="auto"/>
                <w:sz w:val="20"/>
                <w:szCs w:val="20"/>
                <w:lang w:val="en-GB"/>
              </w:rPr>
            </w:pPr>
            <w:r w:rsidRPr="00D55727">
              <w:rPr>
                <w:b/>
                <w:color w:val="auto"/>
                <w:sz w:val="20"/>
                <w:szCs w:val="20"/>
                <w:lang w:val="en-GB"/>
              </w:rPr>
              <w:t>Recall</w:t>
            </w:r>
          </w:p>
        </w:tc>
        <w:tc>
          <w:tcPr>
            <w:tcW w:w="1170" w:type="dxa"/>
            <w:shd w:val="clear" w:color="auto" w:fill="auto"/>
            <w:tcMar>
              <w:left w:w="-7" w:type="dxa"/>
            </w:tcMar>
            <w:vAlign w:val="bottom"/>
          </w:tcPr>
          <w:p w14:paraId="28973FD7" w14:textId="77777777" w:rsidR="00CD60D2" w:rsidRPr="00D55727" w:rsidRDefault="00733D7F">
            <w:pPr>
              <w:widowControl w:val="0"/>
              <w:jc w:val="right"/>
              <w:rPr>
                <w:color w:val="auto"/>
                <w:sz w:val="20"/>
                <w:szCs w:val="20"/>
                <w:lang w:val="en-GB"/>
              </w:rPr>
            </w:pPr>
            <w:r w:rsidRPr="00D55727">
              <w:rPr>
                <w:b/>
                <w:color w:val="auto"/>
                <w:sz w:val="20"/>
                <w:szCs w:val="20"/>
                <w:lang w:val="en-GB"/>
              </w:rPr>
              <w:t>AUC</w:t>
            </w:r>
          </w:p>
        </w:tc>
        <w:tc>
          <w:tcPr>
            <w:tcW w:w="1170" w:type="dxa"/>
            <w:shd w:val="clear" w:color="auto" w:fill="auto"/>
            <w:tcMar>
              <w:left w:w="-7" w:type="dxa"/>
            </w:tcMar>
            <w:vAlign w:val="bottom"/>
          </w:tcPr>
          <w:p w14:paraId="4D78D327" w14:textId="77777777" w:rsidR="00CD60D2" w:rsidRPr="00D55727" w:rsidRDefault="00733D7F">
            <w:pPr>
              <w:widowControl w:val="0"/>
              <w:jc w:val="right"/>
              <w:rPr>
                <w:color w:val="auto"/>
                <w:sz w:val="20"/>
                <w:szCs w:val="20"/>
                <w:lang w:val="en-GB"/>
              </w:rPr>
            </w:pPr>
            <w:r w:rsidRPr="00D55727">
              <w:rPr>
                <w:b/>
                <w:color w:val="auto"/>
                <w:sz w:val="20"/>
                <w:szCs w:val="20"/>
                <w:lang w:val="en-GB"/>
              </w:rPr>
              <w:t>Precision</w:t>
            </w:r>
          </w:p>
        </w:tc>
        <w:tc>
          <w:tcPr>
            <w:tcW w:w="1170" w:type="dxa"/>
            <w:shd w:val="clear" w:color="auto" w:fill="auto"/>
            <w:tcMar>
              <w:left w:w="-7" w:type="dxa"/>
            </w:tcMar>
            <w:vAlign w:val="bottom"/>
          </w:tcPr>
          <w:p w14:paraId="2F4953EA" w14:textId="77777777" w:rsidR="00CD60D2" w:rsidRPr="00D55727" w:rsidRDefault="00733D7F">
            <w:pPr>
              <w:widowControl w:val="0"/>
              <w:jc w:val="right"/>
              <w:rPr>
                <w:color w:val="auto"/>
                <w:sz w:val="20"/>
                <w:szCs w:val="20"/>
                <w:lang w:val="en-GB"/>
              </w:rPr>
            </w:pPr>
            <w:r w:rsidRPr="00D55727">
              <w:rPr>
                <w:b/>
                <w:color w:val="auto"/>
                <w:sz w:val="20"/>
                <w:szCs w:val="20"/>
                <w:lang w:val="en-GB"/>
              </w:rPr>
              <w:t>Recall</w:t>
            </w:r>
          </w:p>
        </w:tc>
        <w:tc>
          <w:tcPr>
            <w:tcW w:w="1169" w:type="dxa"/>
            <w:shd w:val="clear" w:color="auto" w:fill="auto"/>
            <w:tcMar>
              <w:left w:w="-7" w:type="dxa"/>
            </w:tcMar>
            <w:vAlign w:val="bottom"/>
          </w:tcPr>
          <w:p w14:paraId="2B24FC32" w14:textId="77777777" w:rsidR="00CD60D2" w:rsidRPr="00D55727" w:rsidRDefault="00733D7F">
            <w:pPr>
              <w:widowControl w:val="0"/>
              <w:jc w:val="right"/>
              <w:rPr>
                <w:color w:val="auto"/>
                <w:sz w:val="20"/>
                <w:szCs w:val="20"/>
                <w:lang w:val="en-GB"/>
              </w:rPr>
            </w:pPr>
            <w:r w:rsidRPr="00D55727">
              <w:rPr>
                <w:b/>
                <w:color w:val="auto"/>
                <w:sz w:val="20"/>
                <w:szCs w:val="20"/>
                <w:lang w:val="en-GB"/>
              </w:rPr>
              <w:t>AUC</w:t>
            </w:r>
          </w:p>
        </w:tc>
      </w:tr>
      <w:tr w:rsidR="00D55727" w:rsidRPr="00D55727" w14:paraId="35A91D11" w14:textId="77777777" w:rsidTr="00F32BEC">
        <w:trPr>
          <w:trHeight w:val="300"/>
        </w:trPr>
        <w:tc>
          <w:tcPr>
            <w:tcW w:w="1229" w:type="dxa"/>
            <w:vMerge w:val="restart"/>
            <w:shd w:val="clear" w:color="auto" w:fill="auto"/>
            <w:tcMar>
              <w:left w:w="-7" w:type="dxa"/>
            </w:tcMar>
            <w:vAlign w:val="center"/>
          </w:tcPr>
          <w:p w14:paraId="24863ADA" w14:textId="77777777" w:rsidR="00CD60D2" w:rsidRPr="00D55727" w:rsidRDefault="00733D7F" w:rsidP="00F32BEC">
            <w:pPr>
              <w:widowControl w:val="0"/>
              <w:jc w:val="center"/>
              <w:rPr>
                <w:b/>
                <w:color w:val="auto"/>
                <w:sz w:val="20"/>
                <w:szCs w:val="20"/>
                <w:lang w:val="en-GB"/>
              </w:rPr>
            </w:pPr>
            <w:r w:rsidRPr="00D55727">
              <w:rPr>
                <w:b/>
                <w:color w:val="auto"/>
                <w:sz w:val="20"/>
                <w:szCs w:val="20"/>
                <w:lang w:val="en-GB"/>
              </w:rPr>
              <w:t>mCSM-PPI2</w:t>
            </w:r>
          </w:p>
        </w:tc>
        <w:tc>
          <w:tcPr>
            <w:tcW w:w="1112" w:type="dxa"/>
            <w:shd w:val="clear" w:color="auto" w:fill="auto"/>
            <w:tcMar>
              <w:left w:w="-7" w:type="dxa"/>
            </w:tcMar>
            <w:vAlign w:val="bottom"/>
          </w:tcPr>
          <w:p w14:paraId="4C8C923D" w14:textId="77777777" w:rsidR="00CD60D2" w:rsidRPr="00D55727" w:rsidRDefault="00733D7F">
            <w:pPr>
              <w:widowControl w:val="0"/>
              <w:rPr>
                <w:color w:val="auto"/>
                <w:sz w:val="20"/>
                <w:szCs w:val="20"/>
                <w:lang w:val="en-GB"/>
              </w:rPr>
            </w:pPr>
            <w:r w:rsidRPr="00D55727">
              <w:rPr>
                <w:b/>
                <w:color w:val="auto"/>
                <w:sz w:val="20"/>
                <w:szCs w:val="20"/>
                <w:lang w:val="en-GB"/>
              </w:rPr>
              <w:t>Increase</w:t>
            </w:r>
          </w:p>
        </w:tc>
        <w:tc>
          <w:tcPr>
            <w:tcW w:w="1170" w:type="dxa"/>
            <w:shd w:val="clear" w:color="auto" w:fill="auto"/>
            <w:tcMar>
              <w:left w:w="-7" w:type="dxa"/>
            </w:tcMar>
            <w:vAlign w:val="bottom"/>
          </w:tcPr>
          <w:p w14:paraId="47D30E38" w14:textId="67F67D56" w:rsidR="00CD60D2" w:rsidRPr="00D55727" w:rsidRDefault="00733D7F">
            <w:pPr>
              <w:widowControl w:val="0"/>
              <w:jc w:val="right"/>
              <w:rPr>
                <w:b/>
                <w:color w:val="auto"/>
                <w:sz w:val="20"/>
                <w:szCs w:val="20"/>
                <w:lang w:val="en-GB"/>
              </w:rPr>
            </w:pPr>
            <w:r w:rsidRPr="00D55727">
              <w:rPr>
                <w:b/>
                <w:color w:val="auto"/>
                <w:sz w:val="20"/>
                <w:szCs w:val="20"/>
                <w:lang w:val="en-GB"/>
              </w:rPr>
              <w:t>0.</w:t>
            </w:r>
            <w:r w:rsidR="00683CA2" w:rsidRPr="00D55727">
              <w:rPr>
                <w:b/>
                <w:color w:val="auto"/>
                <w:sz w:val="20"/>
                <w:szCs w:val="20"/>
                <w:lang w:val="en-GB"/>
              </w:rPr>
              <w:t>90</w:t>
            </w:r>
          </w:p>
        </w:tc>
        <w:tc>
          <w:tcPr>
            <w:tcW w:w="1170" w:type="dxa"/>
            <w:shd w:val="clear" w:color="auto" w:fill="auto"/>
            <w:tcMar>
              <w:left w:w="-7" w:type="dxa"/>
            </w:tcMar>
            <w:vAlign w:val="bottom"/>
          </w:tcPr>
          <w:p w14:paraId="06D54EF1" w14:textId="76332D7F" w:rsidR="00CD60D2" w:rsidRPr="00D55727" w:rsidRDefault="00733D7F">
            <w:pPr>
              <w:widowControl w:val="0"/>
              <w:jc w:val="right"/>
              <w:rPr>
                <w:b/>
                <w:color w:val="auto"/>
                <w:sz w:val="20"/>
                <w:szCs w:val="20"/>
                <w:lang w:val="en-GB"/>
              </w:rPr>
            </w:pPr>
            <w:r w:rsidRPr="00D55727">
              <w:rPr>
                <w:b/>
                <w:color w:val="auto"/>
                <w:sz w:val="20"/>
                <w:szCs w:val="20"/>
                <w:lang w:val="en-GB"/>
              </w:rPr>
              <w:t>0.</w:t>
            </w:r>
            <w:r w:rsidR="00683CA2" w:rsidRPr="00D55727">
              <w:rPr>
                <w:b/>
                <w:color w:val="auto"/>
                <w:sz w:val="20"/>
                <w:szCs w:val="20"/>
                <w:lang w:val="en-GB"/>
              </w:rPr>
              <w:t>87</w:t>
            </w:r>
          </w:p>
        </w:tc>
        <w:tc>
          <w:tcPr>
            <w:tcW w:w="1170" w:type="dxa"/>
            <w:shd w:val="clear" w:color="auto" w:fill="auto"/>
            <w:tcMar>
              <w:left w:w="-7" w:type="dxa"/>
            </w:tcMar>
            <w:vAlign w:val="bottom"/>
          </w:tcPr>
          <w:p w14:paraId="404229CD" w14:textId="24655880" w:rsidR="00CD60D2" w:rsidRPr="00D55727" w:rsidRDefault="00733D7F">
            <w:pPr>
              <w:widowControl w:val="0"/>
              <w:jc w:val="right"/>
              <w:rPr>
                <w:b/>
                <w:color w:val="auto"/>
                <w:sz w:val="20"/>
                <w:szCs w:val="20"/>
                <w:lang w:val="en-GB"/>
              </w:rPr>
            </w:pPr>
            <w:r w:rsidRPr="00D55727">
              <w:rPr>
                <w:b/>
                <w:color w:val="auto"/>
                <w:sz w:val="20"/>
                <w:szCs w:val="20"/>
                <w:lang w:val="en-GB"/>
              </w:rPr>
              <w:t>0.</w:t>
            </w:r>
            <w:r w:rsidR="00683CA2" w:rsidRPr="00D55727">
              <w:rPr>
                <w:b/>
                <w:color w:val="auto"/>
                <w:sz w:val="20"/>
                <w:szCs w:val="20"/>
                <w:lang w:val="en-GB"/>
              </w:rPr>
              <w:t>88</w:t>
            </w:r>
          </w:p>
        </w:tc>
        <w:tc>
          <w:tcPr>
            <w:tcW w:w="1170" w:type="dxa"/>
            <w:shd w:val="clear" w:color="auto" w:fill="auto"/>
            <w:tcMar>
              <w:left w:w="-7" w:type="dxa"/>
            </w:tcMar>
            <w:vAlign w:val="bottom"/>
          </w:tcPr>
          <w:p w14:paraId="454A646E" w14:textId="5F00E79C" w:rsidR="00CD60D2" w:rsidRPr="00D55727" w:rsidRDefault="00683CA2">
            <w:pPr>
              <w:widowControl w:val="0"/>
              <w:jc w:val="right"/>
              <w:rPr>
                <w:b/>
                <w:color w:val="auto"/>
                <w:sz w:val="20"/>
                <w:szCs w:val="20"/>
                <w:lang w:val="en-GB"/>
              </w:rPr>
            </w:pPr>
            <w:r w:rsidRPr="00D55727">
              <w:rPr>
                <w:b/>
                <w:color w:val="auto"/>
                <w:sz w:val="20"/>
                <w:szCs w:val="20"/>
                <w:lang w:val="en-GB"/>
              </w:rPr>
              <w:t>0.89</w:t>
            </w:r>
          </w:p>
        </w:tc>
        <w:tc>
          <w:tcPr>
            <w:tcW w:w="1170" w:type="dxa"/>
            <w:shd w:val="clear" w:color="auto" w:fill="auto"/>
            <w:tcMar>
              <w:left w:w="-7" w:type="dxa"/>
            </w:tcMar>
            <w:vAlign w:val="bottom"/>
          </w:tcPr>
          <w:p w14:paraId="51FBAA53" w14:textId="77777777" w:rsidR="00CD60D2" w:rsidRPr="00D55727" w:rsidRDefault="00733D7F">
            <w:pPr>
              <w:widowControl w:val="0"/>
              <w:jc w:val="right"/>
              <w:rPr>
                <w:b/>
                <w:color w:val="auto"/>
                <w:sz w:val="20"/>
                <w:szCs w:val="20"/>
                <w:lang w:val="en-GB"/>
              </w:rPr>
            </w:pPr>
            <w:r w:rsidRPr="00D55727">
              <w:rPr>
                <w:b/>
                <w:color w:val="auto"/>
                <w:sz w:val="20"/>
                <w:szCs w:val="20"/>
                <w:lang w:val="en-GB"/>
              </w:rPr>
              <w:t>0.85</w:t>
            </w:r>
          </w:p>
        </w:tc>
        <w:tc>
          <w:tcPr>
            <w:tcW w:w="1169" w:type="dxa"/>
            <w:shd w:val="clear" w:color="auto" w:fill="auto"/>
            <w:tcMar>
              <w:left w:w="-7" w:type="dxa"/>
            </w:tcMar>
            <w:vAlign w:val="bottom"/>
          </w:tcPr>
          <w:p w14:paraId="3EC20E3D" w14:textId="40C245F5" w:rsidR="00CD60D2" w:rsidRPr="00D55727" w:rsidRDefault="00733D7F">
            <w:pPr>
              <w:widowControl w:val="0"/>
              <w:jc w:val="right"/>
              <w:rPr>
                <w:b/>
                <w:color w:val="auto"/>
                <w:sz w:val="20"/>
                <w:szCs w:val="20"/>
                <w:lang w:val="en-GB"/>
              </w:rPr>
            </w:pPr>
            <w:r w:rsidRPr="00D55727">
              <w:rPr>
                <w:b/>
                <w:color w:val="auto"/>
                <w:sz w:val="20"/>
                <w:szCs w:val="20"/>
                <w:lang w:val="en-GB"/>
              </w:rPr>
              <w:t>0.</w:t>
            </w:r>
            <w:r w:rsidR="00683CA2" w:rsidRPr="00D55727">
              <w:rPr>
                <w:b/>
                <w:color w:val="auto"/>
                <w:sz w:val="20"/>
                <w:szCs w:val="20"/>
                <w:lang w:val="en-GB"/>
              </w:rPr>
              <w:t>84</w:t>
            </w:r>
          </w:p>
        </w:tc>
      </w:tr>
      <w:tr w:rsidR="00D55727" w:rsidRPr="00D55727" w14:paraId="1470BE34" w14:textId="77777777" w:rsidTr="00F32BEC">
        <w:trPr>
          <w:trHeight w:val="300"/>
        </w:trPr>
        <w:tc>
          <w:tcPr>
            <w:tcW w:w="1229" w:type="dxa"/>
            <w:vMerge/>
            <w:shd w:val="clear" w:color="auto" w:fill="auto"/>
            <w:tcMar>
              <w:top w:w="100" w:type="dxa"/>
              <w:left w:w="60" w:type="dxa"/>
              <w:bottom w:w="100" w:type="dxa"/>
              <w:right w:w="100" w:type="dxa"/>
            </w:tcMar>
            <w:vAlign w:val="center"/>
          </w:tcPr>
          <w:p w14:paraId="33CCE606" w14:textId="77777777" w:rsidR="00CD60D2" w:rsidRPr="00D55727" w:rsidRDefault="00CD60D2" w:rsidP="00F32BEC">
            <w:pPr>
              <w:widowControl w:val="0"/>
              <w:jc w:val="center"/>
              <w:rPr>
                <w:color w:val="auto"/>
                <w:sz w:val="20"/>
                <w:szCs w:val="20"/>
                <w:lang w:val="en-GB"/>
              </w:rPr>
            </w:pPr>
          </w:p>
        </w:tc>
        <w:tc>
          <w:tcPr>
            <w:tcW w:w="1112" w:type="dxa"/>
            <w:shd w:val="clear" w:color="auto" w:fill="auto"/>
            <w:tcMar>
              <w:left w:w="-7" w:type="dxa"/>
            </w:tcMar>
            <w:vAlign w:val="bottom"/>
          </w:tcPr>
          <w:p w14:paraId="56A14DA5" w14:textId="77777777" w:rsidR="00CD60D2" w:rsidRPr="00D55727" w:rsidRDefault="00733D7F">
            <w:pPr>
              <w:widowControl w:val="0"/>
              <w:rPr>
                <w:color w:val="auto"/>
                <w:sz w:val="20"/>
                <w:szCs w:val="20"/>
                <w:lang w:val="en-GB"/>
              </w:rPr>
            </w:pPr>
            <w:r w:rsidRPr="00D55727">
              <w:rPr>
                <w:b/>
                <w:color w:val="auto"/>
                <w:sz w:val="20"/>
                <w:szCs w:val="20"/>
                <w:lang w:val="en-GB"/>
              </w:rPr>
              <w:t>Decrease</w:t>
            </w:r>
          </w:p>
        </w:tc>
        <w:tc>
          <w:tcPr>
            <w:tcW w:w="1170" w:type="dxa"/>
            <w:shd w:val="clear" w:color="auto" w:fill="auto"/>
            <w:tcMar>
              <w:left w:w="-7" w:type="dxa"/>
            </w:tcMar>
            <w:vAlign w:val="bottom"/>
          </w:tcPr>
          <w:p w14:paraId="052C8824" w14:textId="78028C43" w:rsidR="00CD60D2" w:rsidRPr="00D55727" w:rsidRDefault="00733D7F">
            <w:pPr>
              <w:widowControl w:val="0"/>
              <w:jc w:val="right"/>
              <w:rPr>
                <w:b/>
                <w:color w:val="auto"/>
                <w:sz w:val="20"/>
                <w:szCs w:val="20"/>
                <w:lang w:val="en-GB"/>
              </w:rPr>
            </w:pPr>
            <w:r w:rsidRPr="00D55727">
              <w:rPr>
                <w:b/>
                <w:color w:val="auto"/>
                <w:sz w:val="20"/>
                <w:szCs w:val="20"/>
                <w:lang w:val="en-GB"/>
              </w:rPr>
              <w:t>0.</w:t>
            </w:r>
            <w:r w:rsidR="00683CA2" w:rsidRPr="00D55727">
              <w:rPr>
                <w:b/>
                <w:color w:val="auto"/>
                <w:sz w:val="20"/>
                <w:szCs w:val="20"/>
                <w:lang w:val="en-GB"/>
              </w:rPr>
              <w:t>8</w:t>
            </w:r>
            <w:r w:rsidRPr="00D55727">
              <w:rPr>
                <w:b/>
                <w:color w:val="auto"/>
                <w:sz w:val="20"/>
                <w:szCs w:val="20"/>
                <w:lang w:val="en-GB"/>
              </w:rPr>
              <w:t>7</w:t>
            </w:r>
          </w:p>
        </w:tc>
        <w:tc>
          <w:tcPr>
            <w:tcW w:w="1170" w:type="dxa"/>
            <w:shd w:val="clear" w:color="auto" w:fill="auto"/>
            <w:tcMar>
              <w:left w:w="-7" w:type="dxa"/>
            </w:tcMar>
            <w:vAlign w:val="bottom"/>
          </w:tcPr>
          <w:p w14:paraId="186F6E59" w14:textId="14CBD264" w:rsidR="00CD60D2" w:rsidRPr="00D55727" w:rsidRDefault="00733D7F">
            <w:pPr>
              <w:widowControl w:val="0"/>
              <w:jc w:val="right"/>
              <w:rPr>
                <w:b/>
                <w:color w:val="auto"/>
                <w:sz w:val="20"/>
                <w:szCs w:val="20"/>
                <w:lang w:val="en-GB"/>
              </w:rPr>
            </w:pPr>
            <w:r w:rsidRPr="00D55727">
              <w:rPr>
                <w:b/>
                <w:color w:val="auto"/>
                <w:sz w:val="20"/>
                <w:szCs w:val="20"/>
                <w:lang w:val="en-GB"/>
              </w:rPr>
              <w:t>0.</w:t>
            </w:r>
            <w:r w:rsidR="00683CA2" w:rsidRPr="00D55727">
              <w:rPr>
                <w:b/>
                <w:color w:val="auto"/>
                <w:sz w:val="20"/>
                <w:szCs w:val="20"/>
                <w:lang w:val="en-GB"/>
              </w:rPr>
              <w:t>90</w:t>
            </w:r>
          </w:p>
        </w:tc>
        <w:tc>
          <w:tcPr>
            <w:tcW w:w="1170" w:type="dxa"/>
            <w:shd w:val="clear" w:color="auto" w:fill="auto"/>
            <w:tcMar>
              <w:left w:w="-7" w:type="dxa"/>
            </w:tcMar>
            <w:vAlign w:val="bottom"/>
          </w:tcPr>
          <w:p w14:paraId="05E918B0" w14:textId="6A52F71B" w:rsidR="00CD60D2" w:rsidRPr="00D55727" w:rsidRDefault="00733D7F">
            <w:pPr>
              <w:widowControl w:val="0"/>
              <w:jc w:val="right"/>
              <w:rPr>
                <w:b/>
                <w:color w:val="auto"/>
                <w:sz w:val="20"/>
                <w:szCs w:val="20"/>
                <w:lang w:val="en-GB"/>
              </w:rPr>
            </w:pPr>
            <w:r w:rsidRPr="00D55727">
              <w:rPr>
                <w:b/>
                <w:color w:val="auto"/>
                <w:sz w:val="20"/>
                <w:szCs w:val="20"/>
                <w:lang w:val="en-GB"/>
              </w:rPr>
              <w:t>0.</w:t>
            </w:r>
            <w:r w:rsidR="00683CA2" w:rsidRPr="00D55727">
              <w:rPr>
                <w:b/>
                <w:color w:val="auto"/>
                <w:sz w:val="20"/>
                <w:szCs w:val="20"/>
                <w:lang w:val="en-GB"/>
              </w:rPr>
              <w:t>88</w:t>
            </w:r>
          </w:p>
        </w:tc>
        <w:tc>
          <w:tcPr>
            <w:tcW w:w="1170" w:type="dxa"/>
            <w:shd w:val="clear" w:color="auto" w:fill="auto"/>
            <w:tcMar>
              <w:left w:w="-7" w:type="dxa"/>
            </w:tcMar>
            <w:vAlign w:val="bottom"/>
          </w:tcPr>
          <w:p w14:paraId="5A64CEEF" w14:textId="0BDEAA2B" w:rsidR="00CD60D2" w:rsidRPr="00D55727" w:rsidRDefault="00733D7F">
            <w:pPr>
              <w:widowControl w:val="0"/>
              <w:jc w:val="right"/>
              <w:rPr>
                <w:b/>
                <w:color w:val="auto"/>
                <w:sz w:val="20"/>
                <w:szCs w:val="20"/>
                <w:lang w:val="en-GB"/>
              </w:rPr>
            </w:pPr>
            <w:r w:rsidRPr="00D55727">
              <w:rPr>
                <w:b/>
                <w:color w:val="auto"/>
                <w:sz w:val="20"/>
                <w:szCs w:val="20"/>
                <w:lang w:val="en-GB"/>
              </w:rPr>
              <w:t>0.</w:t>
            </w:r>
            <w:r w:rsidR="00683CA2" w:rsidRPr="00D55727">
              <w:rPr>
                <w:b/>
                <w:color w:val="auto"/>
                <w:sz w:val="20"/>
                <w:szCs w:val="20"/>
                <w:lang w:val="en-GB"/>
              </w:rPr>
              <w:t>79</w:t>
            </w:r>
          </w:p>
        </w:tc>
        <w:tc>
          <w:tcPr>
            <w:tcW w:w="1170" w:type="dxa"/>
            <w:shd w:val="clear" w:color="auto" w:fill="auto"/>
            <w:tcMar>
              <w:left w:w="-7" w:type="dxa"/>
            </w:tcMar>
            <w:vAlign w:val="bottom"/>
          </w:tcPr>
          <w:p w14:paraId="68638D19" w14:textId="7832E18D" w:rsidR="00CD60D2" w:rsidRPr="00D55727" w:rsidRDefault="00733D7F">
            <w:pPr>
              <w:widowControl w:val="0"/>
              <w:jc w:val="right"/>
              <w:rPr>
                <w:b/>
                <w:color w:val="auto"/>
                <w:sz w:val="20"/>
                <w:szCs w:val="20"/>
                <w:lang w:val="en-GB"/>
              </w:rPr>
            </w:pPr>
            <w:r w:rsidRPr="00D55727">
              <w:rPr>
                <w:b/>
                <w:color w:val="auto"/>
                <w:sz w:val="20"/>
                <w:szCs w:val="20"/>
                <w:lang w:val="en-GB"/>
              </w:rPr>
              <w:t>0.</w:t>
            </w:r>
            <w:r w:rsidR="00683CA2" w:rsidRPr="00D55727">
              <w:rPr>
                <w:b/>
                <w:color w:val="auto"/>
                <w:sz w:val="20"/>
                <w:szCs w:val="20"/>
                <w:lang w:val="en-GB"/>
              </w:rPr>
              <w:t>84</w:t>
            </w:r>
          </w:p>
        </w:tc>
        <w:tc>
          <w:tcPr>
            <w:tcW w:w="1169" w:type="dxa"/>
            <w:shd w:val="clear" w:color="auto" w:fill="auto"/>
            <w:tcMar>
              <w:left w:w="-7" w:type="dxa"/>
            </w:tcMar>
            <w:vAlign w:val="bottom"/>
          </w:tcPr>
          <w:p w14:paraId="4E28F5F6" w14:textId="5303C553" w:rsidR="00CD60D2" w:rsidRPr="00D55727" w:rsidRDefault="00733D7F">
            <w:pPr>
              <w:widowControl w:val="0"/>
              <w:jc w:val="right"/>
              <w:rPr>
                <w:b/>
                <w:color w:val="auto"/>
                <w:sz w:val="20"/>
                <w:szCs w:val="20"/>
                <w:lang w:val="en-GB"/>
              </w:rPr>
            </w:pPr>
            <w:r w:rsidRPr="00D55727">
              <w:rPr>
                <w:b/>
                <w:color w:val="auto"/>
                <w:sz w:val="20"/>
                <w:szCs w:val="20"/>
                <w:lang w:val="en-GB"/>
              </w:rPr>
              <w:t>0.</w:t>
            </w:r>
            <w:r w:rsidR="00683CA2" w:rsidRPr="00D55727">
              <w:rPr>
                <w:b/>
                <w:color w:val="auto"/>
                <w:sz w:val="20"/>
                <w:szCs w:val="20"/>
                <w:lang w:val="en-GB"/>
              </w:rPr>
              <w:t>84</w:t>
            </w:r>
          </w:p>
        </w:tc>
      </w:tr>
      <w:tr w:rsidR="00D55727" w:rsidRPr="00D55727" w14:paraId="2A3EA497" w14:textId="77777777" w:rsidTr="00F32BEC">
        <w:trPr>
          <w:trHeight w:val="300"/>
        </w:trPr>
        <w:tc>
          <w:tcPr>
            <w:tcW w:w="1229" w:type="dxa"/>
            <w:vMerge w:val="restart"/>
            <w:shd w:val="clear" w:color="auto" w:fill="auto"/>
            <w:tcMar>
              <w:left w:w="-7" w:type="dxa"/>
            </w:tcMar>
            <w:vAlign w:val="center"/>
          </w:tcPr>
          <w:p w14:paraId="443D9094" w14:textId="77777777" w:rsidR="00CD60D2" w:rsidRPr="00D55727" w:rsidRDefault="00733D7F" w:rsidP="00F32BEC">
            <w:pPr>
              <w:widowControl w:val="0"/>
              <w:jc w:val="center"/>
              <w:rPr>
                <w:b/>
                <w:color w:val="auto"/>
                <w:sz w:val="20"/>
                <w:szCs w:val="20"/>
                <w:lang w:val="en-GB"/>
              </w:rPr>
            </w:pPr>
            <w:proofErr w:type="spellStart"/>
            <w:r w:rsidRPr="00D55727">
              <w:rPr>
                <w:b/>
                <w:color w:val="auto"/>
                <w:sz w:val="20"/>
                <w:szCs w:val="20"/>
                <w:lang w:val="en-GB"/>
              </w:rPr>
              <w:t>MutaBind</w:t>
            </w:r>
            <w:proofErr w:type="spellEnd"/>
          </w:p>
        </w:tc>
        <w:tc>
          <w:tcPr>
            <w:tcW w:w="1112" w:type="dxa"/>
            <w:shd w:val="clear" w:color="auto" w:fill="auto"/>
            <w:tcMar>
              <w:left w:w="-7" w:type="dxa"/>
            </w:tcMar>
            <w:vAlign w:val="bottom"/>
          </w:tcPr>
          <w:p w14:paraId="08E066BE" w14:textId="77777777" w:rsidR="00CD60D2" w:rsidRPr="00D55727" w:rsidRDefault="00733D7F">
            <w:pPr>
              <w:widowControl w:val="0"/>
              <w:rPr>
                <w:color w:val="auto"/>
                <w:sz w:val="20"/>
                <w:szCs w:val="20"/>
                <w:lang w:val="en-GB"/>
              </w:rPr>
            </w:pPr>
            <w:r w:rsidRPr="00D55727">
              <w:rPr>
                <w:b/>
                <w:color w:val="auto"/>
                <w:sz w:val="20"/>
                <w:szCs w:val="20"/>
                <w:lang w:val="en-GB"/>
              </w:rPr>
              <w:t>Increase</w:t>
            </w:r>
          </w:p>
        </w:tc>
        <w:tc>
          <w:tcPr>
            <w:tcW w:w="1170" w:type="dxa"/>
            <w:shd w:val="clear" w:color="auto" w:fill="auto"/>
            <w:tcMar>
              <w:left w:w="-7" w:type="dxa"/>
            </w:tcMar>
            <w:vAlign w:val="bottom"/>
          </w:tcPr>
          <w:p w14:paraId="23D24CDC" w14:textId="77777777" w:rsidR="00CD60D2" w:rsidRPr="00D55727" w:rsidRDefault="00733D7F">
            <w:pPr>
              <w:widowControl w:val="0"/>
              <w:jc w:val="right"/>
              <w:rPr>
                <w:color w:val="auto"/>
                <w:sz w:val="20"/>
                <w:szCs w:val="20"/>
                <w:lang w:val="en-GB"/>
              </w:rPr>
            </w:pPr>
            <w:r w:rsidRPr="00D55727">
              <w:rPr>
                <w:color w:val="auto"/>
                <w:sz w:val="20"/>
                <w:szCs w:val="20"/>
                <w:lang w:val="en-GB"/>
              </w:rPr>
              <w:t>0.62</w:t>
            </w:r>
          </w:p>
        </w:tc>
        <w:tc>
          <w:tcPr>
            <w:tcW w:w="1170" w:type="dxa"/>
            <w:shd w:val="clear" w:color="auto" w:fill="auto"/>
            <w:tcMar>
              <w:left w:w="-7" w:type="dxa"/>
            </w:tcMar>
            <w:vAlign w:val="bottom"/>
          </w:tcPr>
          <w:p w14:paraId="55DB527C" w14:textId="77777777" w:rsidR="00CD60D2" w:rsidRPr="00D55727" w:rsidRDefault="00733D7F">
            <w:pPr>
              <w:widowControl w:val="0"/>
              <w:jc w:val="right"/>
              <w:rPr>
                <w:color w:val="auto"/>
                <w:sz w:val="20"/>
                <w:szCs w:val="20"/>
                <w:lang w:val="en-GB"/>
              </w:rPr>
            </w:pPr>
            <w:r w:rsidRPr="00D55727">
              <w:rPr>
                <w:color w:val="auto"/>
                <w:sz w:val="20"/>
                <w:szCs w:val="20"/>
                <w:lang w:val="en-GB"/>
              </w:rPr>
              <w:t>0.24</w:t>
            </w:r>
          </w:p>
        </w:tc>
        <w:tc>
          <w:tcPr>
            <w:tcW w:w="1170" w:type="dxa"/>
            <w:shd w:val="clear" w:color="auto" w:fill="auto"/>
            <w:tcMar>
              <w:left w:w="-7" w:type="dxa"/>
            </w:tcMar>
            <w:vAlign w:val="bottom"/>
          </w:tcPr>
          <w:p w14:paraId="59F85296" w14:textId="1FAF5323" w:rsidR="00CD60D2" w:rsidRPr="00D55727" w:rsidRDefault="00733D7F">
            <w:pPr>
              <w:widowControl w:val="0"/>
              <w:jc w:val="right"/>
              <w:rPr>
                <w:color w:val="auto"/>
                <w:sz w:val="20"/>
                <w:szCs w:val="20"/>
                <w:lang w:val="en-GB"/>
              </w:rPr>
            </w:pPr>
            <w:r w:rsidRPr="00D55727">
              <w:rPr>
                <w:color w:val="auto"/>
                <w:sz w:val="20"/>
                <w:szCs w:val="20"/>
                <w:lang w:val="en-GB"/>
              </w:rPr>
              <w:t>0.60</w:t>
            </w:r>
            <w:r w:rsidR="0050480F">
              <w:rPr>
                <w:color w:val="auto"/>
                <w:sz w:val="20"/>
                <w:szCs w:val="20"/>
                <w:lang w:val="en-GB"/>
              </w:rPr>
              <w:t>*</w:t>
            </w:r>
          </w:p>
        </w:tc>
        <w:tc>
          <w:tcPr>
            <w:tcW w:w="1170" w:type="dxa"/>
            <w:shd w:val="clear" w:color="auto" w:fill="auto"/>
            <w:tcMar>
              <w:left w:w="-7" w:type="dxa"/>
            </w:tcMar>
            <w:vAlign w:val="bottom"/>
          </w:tcPr>
          <w:p w14:paraId="268521C8" w14:textId="77777777" w:rsidR="00CD60D2" w:rsidRPr="00D55727" w:rsidRDefault="00733D7F">
            <w:pPr>
              <w:widowControl w:val="0"/>
              <w:jc w:val="right"/>
              <w:rPr>
                <w:color w:val="auto"/>
                <w:sz w:val="20"/>
                <w:szCs w:val="20"/>
                <w:lang w:val="en-GB"/>
              </w:rPr>
            </w:pPr>
            <w:r w:rsidRPr="00D55727">
              <w:rPr>
                <w:color w:val="auto"/>
                <w:sz w:val="20"/>
                <w:szCs w:val="20"/>
                <w:lang w:val="en-GB"/>
              </w:rPr>
              <w:t>0.57</w:t>
            </w:r>
          </w:p>
        </w:tc>
        <w:tc>
          <w:tcPr>
            <w:tcW w:w="1170" w:type="dxa"/>
            <w:shd w:val="clear" w:color="auto" w:fill="auto"/>
            <w:tcMar>
              <w:left w:w="-7" w:type="dxa"/>
            </w:tcMar>
            <w:vAlign w:val="bottom"/>
          </w:tcPr>
          <w:p w14:paraId="5C6DAE9A" w14:textId="77777777" w:rsidR="00CD60D2" w:rsidRPr="00D55727" w:rsidRDefault="00733D7F">
            <w:pPr>
              <w:widowControl w:val="0"/>
              <w:jc w:val="right"/>
              <w:rPr>
                <w:color w:val="auto"/>
                <w:sz w:val="20"/>
                <w:szCs w:val="20"/>
                <w:lang w:val="en-GB"/>
              </w:rPr>
            </w:pPr>
            <w:r w:rsidRPr="00D55727">
              <w:rPr>
                <w:color w:val="auto"/>
                <w:sz w:val="20"/>
                <w:szCs w:val="20"/>
                <w:lang w:val="en-GB"/>
              </w:rPr>
              <w:t>0.41</w:t>
            </w:r>
          </w:p>
        </w:tc>
        <w:tc>
          <w:tcPr>
            <w:tcW w:w="1169" w:type="dxa"/>
            <w:shd w:val="clear" w:color="auto" w:fill="auto"/>
            <w:tcMar>
              <w:left w:w="-7" w:type="dxa"/>
            </w:tcMar>
            <w:vAlign w:val="bottom"/>
          </w:tcPr>
          <w:p w14:paraId="76D02594" w14:textId="5A1ACB76" w:rsidR="00CD60D2" w:rsidRPr="00D55727" w:rsidRDefault="00733D7F">
            <w:pPr>
              <w:widowControl w:val="0"/>
              <w:jc w:val="right"/>
              <w:rPr>
                <w:color w:val="auto"/>
                <w:sz w:val="20"/>
                <w:szCs w:val="20"/>
                <w:lang w:val="en-GB"/>
              </w:rPr>
            </w:pPr>
            <w:r w:rsidRPr="00D55727">
              <w:rPr>
                <w:color w:val="auto"/>
                <w:sz w:val="20"/>
                <w:szCs w:val="20"/>
                <w:lang w:val="en-GB"/>
              </w:rPr>
              <w:t>0.66</w:t>
            </w:r>
            <w:r w:rsidR="0050480F">
              <w:rPr>
                <w:color w:val="auto"/>
                <w:sz w:val="20"/>
                <w:szCs w:val="20"/>
                <w:lang w:val="en-GB"/>
              </w:rPr>
              <w:t>*</w:t>
            </w:r>
          </w:p>
        </w:tc>
      </w:tr>
      <w:tr w:rsidR="00D55727" w:rsidRPr="00D55727" w14:paraId="3E47E9AB" w14:textId="77777777" w:rsidTr="00F32BEC">
        <w:trPr>
          <w:trHeight w:val="300"/>
        </w:trPr>
        <w:tc>
          <w:tcPr>
            <w:tcW w:w="1229" w:type="dxa"/>
            <w:vMerge/>
            <w:shd w:val="clear" w:color="auto" w:fill="auto"/>
            <w:tcMar>
              <w:top w:w="100" w:type="dxa"/>
              <w:left w:w="60" w:type="dxa"/>
              <w:bottom w:w="100" w:type="dxa"/>
              <w:right w:w="100" w:type="dxa"/>
            </w:tcMar>
          </w:tcPr>
          <w:p w14:paraId="403CF837" w14:textId="77777777" w:rsidR="00CD60D2" w:rsidRPr="00D55727" w:rsidRDefault="00CD60D2">
            <w:pPr>
              <w:widowControl w:val="0"/>
              <w:rPr>
                <w:color w:val="auto"/>
                <w:sz w:val="20"/>
                <w:szCs w:val="20"/>
                <w:lang w:val="en-GB"/>
              </w:rPr>
            </w:pPr>
          </w:p>
        </w:tc>
        <w:tc>
          <w:tcPr>
            <w:tcW w:w="1112" w:type="dxa"/>
            <w:shd w:val="clear" w:color="auto" w:fill="auto"/>
            <w:tcMar>
              <w:left w:w="-7" w:type="dxa"/>
            </w:tcMar>
            <w:vAlign w:val="bottom"/>
          </w:tcPr>
          <w:p w14:paraId="7E0B3B21" w14:textId="77777777" w:rsidR="00CD60D2" w:rsidRPr="00D55727" w:rsidRDefault="00733D7F">
            <w:pPr>
              <w:widowControl w:val="0"/>
              <w:rPr>
                <w:color w:val="auto"/>
                <w:sz w:val="20"/>
                <w:szCs w:val="20"/>
                <w:lang w:val="en-GB"/>
              </w:rPr>
            </w:pPr>
            <w:r w:rsidRPr="00D55727">
              <w:rPr>
                <w:b/>
                <w:color w:val="auto"/>
                <w:sz w:val="20"/>
                <w:szCs w:val="20"/>
                <w:lang w:val="en-GB"/>
              </w:rPr>
              <w:t>Decrease</w:t>
            </w:r>
          </w:p>
        </w:tc>
        <w:tc>
          <w:tcPr>
            <w:tcW w:w="1170" w:type="dxa"/>
            <w:shd w:val="clear" w:color="auto" w:fill="auto"/>
            <w:tcMar>
              <w:left w:w="-7" w:type="dxa"/>
            </w:tcMar>
            <w:vAlign w:val="bottom"/>
          </w:tcPr>
          <w:p w14:paraId="0FE86970" w14:textId="77777777" w:rsidR="00CD60D2" w:rsidRPr="00D55727" w:rsidRDefault="00733D7F">
            <w:pPr>
              <w:widowControl w:val="0"/>
              <w:jc w:val="right"/>
              <w:rPr>
                <w:color w:val="auto"/>
                <w:sz w:val="20"/>
                <w:szCs w:val="20"/>
                <w:lang w:val="en-GB"/>
              </w:rPr>
            </w:pPr>
            <w:r w:rsidRPr="00D55727">
              <w:rPr>
                <w:color w:val="auto"/>
                <w:sz w:val="20"/>
                <w:szCs w:val="20"/>
                <w:lang w:val="en-GB"/>
              </w:rPr>
              <w:t>0.81</w:t>
            </w:r>
          </w:p>
        </w:tc>
        <w:tc>
          <w:tcPr>
            <w:tcW w:w="1170" w:type="dxa"/>
            <w:shd w:val="clear" w:color="auto" w:fill="auto"/>
            <w:tcMar>
              <w:left w:w="-7" w:type="dxa"/>
            </w:tcMar>
            <w:vAlign w:val="bottom"/>
          </w:tcPr>
          <w:p w14:paraId="62219852" w14:textId="77777777" w:rsidR="00CD60D2" w:rsidRPr="00D55727" w:rsidRDefault="00733D7F">
            <w:pPr>
              <w:widowControl w:val="0"/>
              <w:jc w:val="right"/>
              <w:rPr>
                <w:color w:val="auto"/>
                <w:sz w:val="20"/>
                <w:szCs w:val="20"/>
                <w:lang w:val="en-GB"/>
              </w:rPr>
            </w:pPr>
            <w:r w:rsidRPr="00D55727">
              <w:rPr>
                <w:color w:val="auto"/>
                <w:sz w:val="20"/>
                <w:szCs w:val="20"/>
                <w:lang w:val="en-GB"/>
              </w:rPr>
              <w:t>0.96</w:t>
            </w:r>
          </w:p>
        </w:tc>
        <w:tc>
          <w:tcPr>
            <w:tcW w:w="1170" w:type="dxa"/>
            <w:shd w:val="clear" w:color="auto" w:fill="auto"/>
            <w:tcMar>
              <w:left w:w="-7" w:type="dxa"/>
            </w:tcMar>
            <w:vAlign w:val="bottom"/>
          </w:tcPr>
          <w:p w14:paraId="3DDD6931" w14:textId="24152435" w:rsidR="00CD60D2" w:rsidRPr="00D55727" w:rsidRDefault="00733D7F">
            <w:pPr>
              <w:widowControl w:val="0"/>
              <w:jc w:val="right"/>
              <w:rPr>
                <w:color w:val="auto"/>
                <w:sz w:val="20"/>
                <w:szCs w:val="20"/>
                <w:lang w:val="en-GB"/>
              </w:rPr>
            </w:pPr>
            <w:r w:rsidRPr="00D55727">
              <w:rPr>
                <w:color w:val="auto"/>
                <w:sz w:val="20"/>
                <w:szCs w:val="20"/>
                <w:lang w:val="en-GB"/>
              </w:rPr>
              <w:t>0.60</w:t>
            </w:r>
            <w:r w:rsidR="0050480F">
              <w:rPr>
                <w:color w:val="auto"/>
                <w:sz w:val="20"/>
                <w:szCs w:val="20"/>
                <w:lang w:val="en-GB"/>
              </w:rPr>
              <w:t>*</w:t>
            </w:r>
          </w:p>
        </w:tc>
        <w:tc>
          <w:tcPr>
            <w:tcW w:w="1170" w:type="dxa"/>
            <w:shd w:val="clear" w:color="auto" w:fill="auto"/>
            <w:tcMar>
              <w:left w:w="-7" w:type="dxa"/>
            </w:tcMar>
            <w:vAlign w:val="bottom"/>
          </w:tcPr>
          <w:p w14:paraId="721949C0" w14:textId="77777777" w:rsidR="00CD60D2" w:rsidRPr="00D55727" w:rsidRDefault="00733D7F">
            <w:pPr>
              <w:widowControl w:val="0"/>
              <w:jc w:val="right"/>
              <w:rPr>
                <w:color w:val="auto"/>
                <w:sz w:val="20"/>
                <w:szCs w:val="20"/>
                <w:lang w:val="en-GB"/>
              </w:rPr>
            </w:pPr>
            <w:r w:rsidRPr="00D55727">
              <w:rPr>
                <w:color w:val="auto"/>
                <w:sz w:val="20"/>
                <w:szCs w:val="20"/>
                <w:lang w:val="en-GB"/>
              </w:rPr>
              <w:t>0.84</w:t>
            </w:r>
          </w:p>
        </w:tc>
        <w:tc>
          <w:tcPr>
            <w:tcW w:w="1170" w:type="dxa"/>
            <w:shd w:val="clear" w:color="auto" w:fill="auto"/>
            <w:tcMar>
              <w:left w:w="-7" w:type="dxa"/>
            </w:tcMar>
            <w:vAlign w:val="bottom"/>
          </w:tcPr>
          <w:p w14:paraId="4F2F397E" w14:textId="77777777" w:rsidR="00CD60D2" w:rsidRPr="00D55727" w:rsidRDefault="00733D7F">
            <w:pPr>
              <w:widowControl w:val="0"/>
              <w:jc w:val="right"/>
              <w:rPr>
                <w:color w:val="auto"/>
                <w:sz w:val="20"/>
                <w:szCs w:val="20"/>
                <w:lang w:val="en-GB"/>
              </w:rPr>
            </w:pPr>
            <w:r w:rsidRPr="00D55727">
              <w:rPr>
                <w:color w:val="auto"/>
                <w:sz w:val="20"/>
                <w:szCs w:val="20"/>
                <w:lang w:val="en-GB"/>
              </w:rPr>
              <w:t>0.91</w:t>
            </w:r>
          </w:p>
        </w:tc>
        <w:tc>
          <w:tcPr>
            <w:tcW w:w="1169" w:type="dxa"/>
            <w:shd w:val="clear" w:color="auto" w:fill="auto"/>
            <w:tcMar>
              <w:left w:w="-7" w:type="dxa"/>
            </w:tcMar>
            <w:vAlign w:val="bottom"/>
          </w:tcPr>
          <w:p w14:paraId="61BD8298" w14:textId="50FC4F46" w:rsidR="00CD60D2" w:rsidRPr="00D55727" w:rsidRDefault="00733D7F">
            <w:pPr>
              <w:widowControl w:val="0"/>
              <w:jc w:val="right"/>
              <w:rPr>
                <w:color w:val="auto"/>
                <w:sz w:val="20"/>
                <w:szCs w:val="20"/>
                <w:lang w:val="en-GB"/>
              </w:rPr>
            </w:pPr>
            <w:r w:rsidRPr="00D55727">
              <w:rPr>
                <w:color w:val="auto"/>
                <w:sz w:val="20"/>
                <w:szCs w:val="20"/>
                <w:lang w:val="en-GB"/>
              </w:rPr>
              <w:t>0.66</w:t>
            </w:r>
            <w:r w:rsidR="0050480F">
              <w:rPr>
                <w:color w:val="auto"/>
                <w:sz w:val="20"/>
                <w:szCs w:val="20"/>
                <w:lang w:val="en-GB"/>
              </w:rPr>
              <w:t>*</w:t>
            </w:r>
          </w:p>
        </w:tc>
      </w:tr>
    </w:tbl>
    <w:p w14:paraId="67DC26E7" w14:textId="6754CFFA" w:rsidR="00CD60D2" w:rsidRPr="00F32BEC" w:rsidRDefault="00BF3A7E">
      <w:pPr>
        <w:pStyle w:val="Heading1"/>
        <w:rPr>
          <w:b w:val="0"/>
          <w:color w:val="auto"/>
          <w:lang w:val="en-GB"/>
        </w:rPr>
      </w:pPr>
      <w:bookmarkStart w:id="12" w:name="_jx2hjfbtnssb"/>
      <w:bookmarkEnd w:id="12"/>
      <w:r w:rsidRPr="00F32BEC">
        <w:rPr>
          <w:b w:val="0"/>
          <w:color w:val="auto"/>
          <w:sz w:val="20"/>
          <w:szCs w:val="20"/>
          <w:lang w:val="en-GB"/>
        </w:rPr>
        <w:t>* p &lt; 0.05 by z transformation test compared to mCSM-PPI2.</w:t>
      </w:r>
    </w:p>
    <w:p w14:paraId="009CCAFE" w14:textId="77777777" w:rsidR="00BF3A7E" w:rsidRPr="00F32BEC" w:rsidRDefault="00BF3A7E" w:rsidP="006F787F">
      <w:pPr>
        <w:rPr>
          <w:lang w:val="en-GB"/>
        </w:rPr>
      </w:pPr>
    </w:p>
    <w:p w14:paraId="42BEDD1A" w14:textId="3AB1424D" w:rsidR="007509AE" w:rsidRPr="00D55727" w:rsidRDefault="007509AE">
      <w:pPr>
        <w:rPr>
          <w:color w:val="auto"/>
          <w:sz w:val="20"/>
          <w:szCs w:val="20"/>
          <w:lang w:val="en-GB"/>
        </w:rPr>
      </w:pPr>
      <w:bookmarkStart w:id="13" w:name="_2sam7ga5deg7"/>
      <w:bookmarkEnd w:id="13"/>
      <w:r w:rsidRPr="00D55727">
        <w:rPr>
          <w:b/>
          <w:color w:val="auto"/>
          <w:sz w:val="20"/>
          <w:szCs w:val="20"/>
          <w:lang w:val="en-GB"/>
        </w:rPr>
        <w:t xml:space="preserve">Table </w:t>
      </w:r>
      <w:r w:rsidR="00EA5A4C" w:rsidRPr="00D55727">
        <w:rPr>
          <w:b/>
          <w:color w:val="auto"/>
          <w:sz w:val="20"/>
          <w:szCs w:val="20"/>
          <w:lang w:val="en-GB"/>
        </w:rPr>
        <w:t>S</w:t>
      </w:r>
      <w:r w:rsidR="00EA5A4C">
        <w:rPr>
          <w:b/>
          <w:color w:val="auto"/>
          <w:sz w:val="20"/>
          <w:szCs w:val="20"/>
          <w:lang w:val="en-GB"/>
        </w:rPr>
        <w:t>5</w:t>
      </w:r>
      <w:r w:rsidR="00EA5A4C" w:rsidRPr="00D55727">
        <w:rPr>
          <w:color w:val="auto"/>
          <w:sz w:val="20"/>
          <w:szCs w:val="20"/>
          <w:lang w:val="en-GB"/>
        </w:rPr>
        <w:t xml:space="preserve"> </w:t>
      </w:r>
      <w:r w:rsidRPr="00D55727">
        <w:rPr>
          <w:color w:val="auto"/>
          <w:sz w:val="20"/>
          <w:szCs w:val="20"/>
          <w:lang w:val="en-GB"/>
        </w:rPr>
        <w:t xml:space="preserve">– mCSM-PPI2 </w:t>
      </w:r>
      <w:r w:rsidR="007201FC" w:rsidRPr="00D55727">
        <w:rPr>
          <w:color w:val="auto"/>
          <w:sz w:val="20"/>
          <w:szCs w:val="20"/>
          <w:lang w:val="en-GB"/>
        </w:rPr>
        <w:t xml:space="preserve">training </w:t>
      </w:r>
      <w:r w:rsidRPr="00D55727">
        <w:rPr>
          <w:color w:val="auto"/>
          <w:sz w:val="20"/>
          <w:szCs w:val="20"/>
          <w:lang w:val="en-GB"/>
        </w:rPr>
        <w:t>performance comparison across different subsets of variants derived from SKEMPI. The performance of mCSM-PPI2 was calculated after running 10-fold cross-validation 10 times using 90% of the dataset</w:t>
      </w:r>
      <w:r w:rsidR="00F22C72">
        <w:rPr>
          <w:color w:val="auto"/>
          <w:sz w:val="20"/>
          <w:szCs w:val="20"/>
          <w:lang w:val="en-GB"/>
        </w:rPr>
        <w:t xml:space="preserve"> for training</w:t>
      </w:r>
      <w:r w:rsidRPr="00D55727">
        <w:rPr>
          <w:color w:val="auto"/>
          <w:sz w:val="20"/>
          <w:szCs w:val="20"/>
          <w:lang w:val="en-GB"/>
        </w:rPr>
        <w:t xml:space="preserve"> and 10% for testing.</w:t>
      </w:r>
    </w:p>
    <w:tbl>
      <w:tblPr>
        <w:tblStyle w:val="TableGrid"/>
        <w:tblW w:w="0" w:type="auto"/>
        <w:tblLook w:val="04A0" w:firstRow="1" w:lastRow="0" w:firstColumn="1" w:lastColumn="0" w:noHBand="0" w:noVBand="1"/>
      </w:tblPr>
      <w:tblGrid>
        <w:gridCol w:w="2337"/>
        <w:gridCol w:w="2337"/>
        <w:gridCol w:w="2338"/>
        <w:gridCol w:w="2338"/>
      </w:tblGrid>
      <w:tr w:rsidR="00D55727" w:rsidRPr="00D55727" w14:paraId="58E22490" w14:textId="77777777" w:rsidTr="007509AE">
        <w:tc>
          <w:tcPr>
            <w:tcW w:w="2337" w:type="dxa"/>
          </w:tcPr>
          <w:p w14:paraId="269C88CB" w14:textId="44E93BE4" w:rsidR="007509AE" w:rsidRPr="00D55727" w:rsidRDefault="007509AE">
            <w:pPr>
              <w:rPr>
                <w:b/>
                <w:color w:val="auto"/>
                <w:sz w:val="20"/>
                <w:szCs w:val="20"/>
                <w:lang w:val="en-GB"/>
              </w:rPr>
            </w:pPr>
            <w:r w:rsidRPr="00D55727">
              <w:rPr>
                <w:b/>
                <w:color w:val="auto"/>
                <w:sz w:val="20"/>
                <w:szCs w:val="20"/>
                <w:lang w:val="en-GB"/>
              </w:rPr>
              <w:t>SKEMPI</w:t>
            </w:r>
          </w:p>
        </w:tc>
        <w:tc>
          <w:tcPr>
            <w:tcW w:w="2337" w:type="dxa"/>
          </w:tcPr>
          <w:p w14:paraId="5E38A39E" w14:textId="75BEF185" w:rsidR="007509AE" w:rsidRPr="00D55727" w:rsidRDefault="007509AE">
            <w:pPr>
              <w:rPr>
                <w:b/>
                <w:color w:val="auto"/>
                <w:sz w:val="20"/>
                <w:szCs w:val="20"/>
                <w:lang w:val="en-GB"/>
              </w:rPr>
            </w:pPr>
            <w:r w:rsidRPr="00D55727">
              <w:rPr>
                <w:b/>
                <w:color w:val="auto"/>
                <w:sz w:val="20"/>
                <w:szCs w:val="20"/>
                <w:lang w:val="en-GB"/>
              </w:rPr>
              <w:t>Method</w:t>
            </w:r>
          </w:p>
        </w:tc>
        <w:tc>
          <w:tcPr>
            <w:tcW w:w="2338" w:type="dxa"/>
          </w:tcPr>
          <w:p w14:paraId="3DE9D65D" w14:textId="1F2DD8A9" w:rsidR="007509AE" w:rsidRPr="00D55727" w:rsidRDefault="00334A85" w:rsidP="004B316D">
            <w:pPr>
              <w:jc w:val="center"/>
              <w:rPr>
                <w:b/>
                <w:color w:val="auto"/>
                <w:sz w:val="20"/>
                <w:szCs w:val="20"/>
                <w:lang w:val="en-GB"/>
              </w:rPr>
            </w:pPr>
            <w:r w:rsidRPr="00D55727">
              <w:rPr>
                <w:b/>
                <w:color w:val="auto"/>
                <w:sz w:val="20"/>
                <w:szCs w:val="20"/>
                <w:lang w:val="en-GB"/>
              </w:rPr>
              <w:t>Correlation</w:t>
            </w:r>
            <w:r w:rsidR="007509AE" w:rsidRPr="00D55727">
              <w:rPr>
                <w:b/>
                <w:color w:val="auto"/>
                <w:sz w:val="20"/>
                <w:szCs w:val="20"/>
                <w:lang w:val="en-GB"/>
              </w:rPr>
              <w:t xml:space="preserve"> (ρ)</w:t>
            </w:r>
          </w:p>
        </w:tc>
        <w:tc>
          <w:tcPr>
            <w:tcW w:w="2338" w:type="dxa"/>
          </w:tcPr>
          <w:p w14:paraId="4ED19230" w14:textId="3BBB1A18" w:rsidR="007509AE" w:rsidRPr="00D55727" w:rsidRDefault="00334A85" w:rsidP="004B316D">
            <w:pPr>
              <w:jc w:val="center"/>
              <w:rPr>
                <w:b/>
                <w:color w:val="auto"/>
                <w:sz w:val="20"/>
                <w:szCs w:val="20"/>
                <w:lang w:val="en-GB"/>
              </w:rPr>
            </w:pPr>
            <w:r w:rsidRPr="00D55727">
              <w:rPr>
                <w:b/>
                <w:color w:val="auto"/>
                <w:sz w:val="20"/>
                <w:szCs w:val="20"/>
                <w:lang w:val="en-GB"/>
              </w:rPr>
              <w:t>RMSE (kcal/mol)</w:t>
            </w:r>
          </w:p>
        </w:tc>
      </w:tr>
      <w:tr w:rsidR="00D55727" w:rsidRPr="00D55727" w14:paraId="6B72DF07" w14:textId="77777777" w:rsidTr="00334A85">
        <w:tc>
          <w:tcPr>
            <w:tcW w:w="2337" w:type="dxa"/>
            <w:vMerge w:val="restart"/>
            <w:vAlign w:val="center"/>
          </w:tcPr>
          <w:p w14:paraId="19E3C067" w14:textId="458E378D" w:rsidR="00334A85" w:rsidRPr="00D55727" w:rsidRDefault="00334A85" w:rsidP="007201FC">
            <w:pPr>
              <w:jc w:val="center"/>
              <w:rPr>
                <w:color w:val="auto"/>
                <w:sz w:val="20"/>
                <w:szCs w:val="20"/>
                <w:lang w:val="en-GB"/>
              </w:rPr>
            </w:pPr>
            <w:r w:rsidRPr="00D55727">
              <w:rPr>
                <w:color w:val="auto"/>
                <w:sz w:val="20"/>
                <w:szCs w:val="20"/>
                <w:lang w:val="en-GB"/>
              </w:rPr>
              <w:t>S2007</w:t>
            </w:r>
          </w:p>
        </w:tc>
        <w:tc>
          <w:tcPr>
            <w:tcW w:w="2337" w:type="dxa"/>
          </w:tcPr>
          <w:p w14:paraId="5158E1C5" w14:textId="7306B4B0" w:rsidR="00334A85" w:rsidRPr="00D55727" w:rsidRDefault="00334A85">
            <w:pPr>
              <w:rPr>
                <w:b/>
                <w:color w:val="auto"/>
                <w:sz w:val="20"/>
                <w:szCs w:val="20"/>
                <w:lang w:val="en-GB"/>
              </w:rPr>
            </w:pPr>
            <w:r w:rsidRPr="00D55727">
              <w:rPr>
                <w:b/>
                <w:color w:val="auto"/>
                <w:sz w:val="20"/>
                <w:szCs w:val="20"/>
                <w:lang w:val="en-GB"/>
              </w:rPr>
              <w:t>mCSM-PPI2</w:t>
            </w:r>
          </w:p>
        </w:tc>
        <w:tc>
          <w:tcPr>
            <w:tcW w:w="2338" w:type="dxa"/>
          </w:tcPr>
          <w:p w14:paraId="59DA1ECD" w14:textId="08671E8B" w:rsidR="00334A85" w:rsidRPr="00D55727" w:rsidRDefault="007E1D79" w:rsidP="004B316D">
            <w:pPr>
              <w:jc w:val="center"/>
              <w:rPr>
                <w:b/>
                <w:color w:val="auto"/>
                <w:sz w:val="20"/>
                <w:szCs w:val="20"/>
                <w:lang w:val="en-GB"/>
              </w:rPr>
            </w:pPr>
            <w:r w:rsidRPr="00D55727">
              <w:rPr>
                <w:b/>
                <w:color w:val="auto"/>
                <w:sz w:val="20"/>
                <w:szCs w:val="20"/>
                <w:lang w:val="en-GB"/>
              </w:rPr>
              <w:t>0.83</w:t>
            </w:r>
          </w:p>
        </w:tc>
        <w:tc>
          <w:tcPr>
            <w:tcW w:w="2338" w:type="dxa"/>
          </w:tcPr>
          <w:p w14:paraId="1FDC8F51" w14:textId="195145CF" w:rsidR="00334A85" w:rsidRPr="00D55727" w:rsidRDefault="007E1D79" w:rsidP="004B316D">
            <w:pPr>
              <w:jc w:val="center"/>
              <w:rPr>
                <w:b/>
                <w:color w:val="auto"/>
                <w:sz w:val="20"/>
                <w:szCs w:val="20"/>
                <w:lang w:val="en-GB"/>
              </w:rPr>
            </w:pPr>
            <w:r w:rsidRPr="00D55727">
              <w:rPr>
                <w:b/>
                <w:color w:val="auto"/>
                <w:sz w:val="20"/>
                <w:szCs w:val="20"/>
                <w:lang w:val="en-GB"/>
              </w:rPr>
              <w:t>1.02</w:t>
            </w:r>
          </w:p>
        </w:tc>
      </w:tr>
      <w:tr w:rsidR="00D55727" w:rsidRPr="00D55727" w14:paraId="03943C3C" w14:textId="77777777" w:rsidTr="00334A85">
        <w:tc>
          <w:tcPr>
            <w:tcW w:w="2337" w:type="dxa"/>
            <w:vMerge/>
            <w:vAlign w:val="center"/>
          </w:tcPr>
          <w:p w14:paraId="61ADC388" w14:textId="77777777" w:rsidR="00334A85" w:rsidRPr="00D55727" w:rsidRDefault="00334A85" w:rsidP="007201FC">
            <w:pPr>
              <w:jc w:val="center"/>
              <w:rPr>
                <w:color w:val="auto"/>
                <w:sz w:val="20"/>
                <w:szCs w:val="20"/>
                <w:lang w:val="en-GB"/>
              </w:rPr>
            </w:pPr>
          </w:p>
        </w:tc>
        <w:tc>
          <w:tcPr>
            <w:tcW w:w="2337" w:type="dxa"/>
          </w:tcPr>
          <w:p w14:paraId="62331D1C" w14:textId="02D69FE4" w:rsidR="00334A85" w:rsidRPr="00D55727" w:rsidRDefault="00334A85">
            <w:pPr>
              <w:rPr>
                <w:color w:val="auto"/>
                <w:sz w:val="20"/>
                <w:szCs w:val="20"/>
                <w:lang w:val="en-GB"/>
              </w:rPr>
            </w:pPr>
            <w:r w:rsidRPr="00D55727">
              <w:rPr>
                <w:color w:val="auto"/>
                <w:sz w:val="20"/>
                <w:szCs w:val="20"/>
                <w:lang w:val="en-GB"/>
              </w:rPr>
              <w:t>mCSM-PPI1</w:t>
            </w:r>
          </w:p>
        </w:tc>
        <w:tc>
          <w:tcPr>
            <w:tcW w:w="2338" w:type="dxa"/>
          </w:tcPr>
          <w:p w14:paraId="5DF099CE" w14:textId="2972D433" w:rsidR="00334A85" w:rsidRPr="00D55727" w:rsidRDefault="00334A85" w:rsidP="004B316D">
            <w:pPr>
              <w:jc w:val="center"/>
              <w:rPr>
                <w:color w:val="auto"/>
                <w:sz w:val="20"/>
                <w:szCs w:val="20"/>
                <w:lang w:val="en-GB"/>
              </w:rPr>
            </w:pPr>
            <w:r w:rsidRPr="00D55727">
              <w:rPr>
                <w:color w:val="auto"/>
                <w:sz w:val="20"/>
                <w:szCs w:val="20"/>
                <w:lang w:val="en-GB"/>
              </w:rPr>
              <w:t>0.80</w:t>
            </w:r>
            <w:r w:rsidR="00C4179F">
              <w:rPr>
                <w:color w:val="auto"/>
                <w:sz w:val="20"/>
                <w:szCs w:val="20"/>
                <w:lang w:val="en-GB"/>
              </w:rPr>
              <w:t>*</w:t>
            </w:r>
          </w:p>
        </w:tc>
        <w:tc>
          <w:tcPr>
            <w:tcW w:w="2338" w:type="dxa"/>
          </w:tcPr>
          <w:p w14:paraId="72495D7B" w14:textId="2414F64D" w:rsidR="00334A85" w:rsidRPr="00D55727" w:rsidRDefault="00334A85" w:rsidP="004B316D">
            <w:pPr>
              <w:jc w:val="center"/>
              <w:rPr>
                <w:color w:val="auto"/>
                <w:sz w:val="20"/>
                <w:szCs w:val="20"/>
                <w:lang w:val="en-GB"/>
              </w:rPr>
            </w:pPr>
            <w:r w:rsidRPr="00D55727">
              <w:rPr>
                <w:color w:val="auto"/>
                <w:sz w:val="20"/>
                <w:szCs w:val="20"/>
                <w:lang w:val="en-GB"/>
              </w:rPr>
              <w:t>1.25</w:t>
            </w:r>
          </w:p>
        </w:tc>
      </w:tr>
      <w:tr w:rsidR="00D55727" w:rsidRPr="00D55727" w14:paraId="44D4B30F" w14:textId="77777777" w:rsidTr="00334A85">
        <w:tc>
          <w:tcPr>
            <w:tcW w:w="2337" w:type="dxa"/>
            <w:vMerge/>
            <w:vAlign w:val="center"/>
          </w:tcPr>
          <w:p w14:paraId="46BF9281" w14:textId="77777777" w:rsidR="00334A85" w:rsidRPr="00D55727" w:rsidRDefault="00334A85" w:rsidP="007201FC">
            <w:pPr>
              <w:jc w:val="center"/>
              <w:rPr>
                <w:color w:val="auto"/>
                <w:sz w:val="20"/>
                <w:szCs w:val="20"/>
                <w:lang w:val="en-GB"/>
              </w:rPr>
            </w:pPr>
          </w:p>
        </w:tc>
        <w:tc>
          <w:tcPr>
            <w:tcW w:w="2337" w:type="dxa"/>
          </w:tcPr>
          <w:p w14:paraId="3E643734" w14:textId="1ED4F272" w:rsidR="00334A85" w:rsidRPr="00D55727" w:rsidRDefault="00334A85">
            <w:pPr>
              <w:rPr>
                <w:color w:val="auto"/>
                <w:sz w:val="20"/>
                <w:szCs w:val="20"/>
                <w:lang w:val="en-GB"/>
              </w:rPr>
            </w:pPr>
            <w:proofErr w:type="spellStart"/>
            <w:r w:rsidRPr="00D55727">
              <w:rPr>
                <w:color w:val="auto"/>
                <w:sz w:val="20"/>
                <w:szCs w:val="20"/>
                <w:lang w:val="en-GB"/>
              </w:rPr>
              <w:t>BeAtMuSiC</w:t>
            </w:r>
            <w:proofErr w:type="spellEnd"/>
          </w:p>
        </w:tc>
        <w:tc>
          <w:tcPr>
            <w:tcW w:w="2338" w:type="dxa"/>
          </w:tcPr>
          <w:p w14:paraId="25A6A5A7" w14:textId="35437914" w:rsidR="00334A85" w:rsidRPr="00D55727" w:rsidRDefault="00334A85" w:rsidP="004B316D">
            <w:pPr>
              <w:jc w:val="center"/>
              <w:rPr>
                <w:color w:val="auto"/>
                <w:sz w:val="20"/>
                <w:szCs w:val="20"/>
                <w:lang w:val="en-GB"/>
              </w:rPr>
            </w:pPr>
            <w:r w:rsidRPr="00D55727">
              <w:rPr>
                <w:color w:val="auto"/>
                <w:sz w:val="20"/>
                <w:szCs w:val="20"/>
                <w:lang w:val="en-GB"/>
              </w:rPr>
              <w:t>0.39</w:t>
            </w:r>
            <w:r w:rsidR="00C4179F">
              <w:rPr>
                <w:color w:val="auto"/>
                <w:sz w:val="20"/>
                <w:szCs w:val="20"/>
                <w:lang w:val="en-GB"/>
              </w:rPr>
              <w:t>*</w:t>
            </w:r>
          </w:p>
        </w:tc>
        <w:tc>
          <w:tcPr>
            <w:tcW w:w="2338" w:type="dxa"/>
          </w:tcPr>
          <w:p w14:paraId="052DB065" w14:textId="4F55CD15" w:rsidR="00334A85" w:rsidRPr="00D55727" w:rsidRDefault="00334A85" w:rsidP="004B316D">
            <w:pPr>
              <w:jc w:val="center"/>
              <w:rPr>
                <w:color w:val="auto"/>
                <w:sz w:val="20"/>
                <w:szCs w:val="20"/>
                <w:lang w:val="en-GB"/>
              </w:rPr>
            </w:pPr>
            <w:r w:rsidRPr="00D55727">
              <w:rPr>
                <w:color w:val="auto"/>
                <w:sz w:val="20"/>
                <w:szCs w:val="20"/>
                <w:lang w:val="en-GB"/>
              </w:rPr>
              <w:t>1.81</w:t>
            </w:r>
          </w:p>
        </w:tc>
      </w:tr>
      <w:tr w:rsidR="00D55727" w:rsidRPr="00D55727" w14:paraId="3BB971CC" w14:textId="77777777" w:rsidTr="00334A85">
        <w:tc>
          <w:tcPr>
            <w:tcW w:w="2337" w:type="dxa"/>
            <w:vMerge w:val="restart"/>
            <w:vAlign w:val="center"/>
          </w:tcPr>
          <w:p w14:paraId="4567C0CC" w14:textId="02981FDB" w:rsidR="00334A85" w:rsidRPr="00D55727" w:rsidRDefault="00334A85" w:rsidP="007201FC">
            <w:pPr>
              <w:jc w:val="center"/>
              <w:rPr>
                <w:color w:val="auto"/>
                <w:sz w:val="20"/>
                <w:szCs w:val="20"/>
                <w:lang w:val="en-GB"/>
              </w:rPr>
            </w:pPr>
            <w:r w:rsidRPr="00D55727">
              <w:rPr>
                <w:color w:val="auto"/>
                <w:sz w:val="20"/>
                <w:szCs w:val="20"/>
                <w:lang w:val="en-GB"/>
              </w:rPr>
              <w:t>S1964</w:t>
            </w:r>
          </w:p>
        </w:tc>
        <w:tc>
          <w:tcPr>
            <w:tcW w:w="2337" w:type="dxa"/>
          </w:tcPr>
          <w:p w14:paraId="385C32C5" w14:textId="2FEB011A" w:rsidR="00334A85" w:rsidRPr="00D55727" w:rsidRDefault="00334A85">
            <w:pPr>
              <w:rPr>
                <w:b/>
                <w:color w:val="auto"/>
                <w:sz w:val="20"/>
                <w:szCs w:val="20"/>
                <w:lang w:val="en-GB"/>
              </w:rPr>
            </w:pPr>
            <w:r w:rsidRPr="00D55727">
              <w:rPr>
                <w:b/>
                <w:color w:val="auto"/>
                <w:sz w:val="20"/>
                <w:szCs w:val="20"/>
                <w:lang w:val="en-GB"/>
              </w:rPr>
              <w:t>mCSM-PPI2</w:t>
            </w:r>
          </w:p>
        </w:tc>
        <w:tc>
          <w:tcPr>
            <w:tcW w:w="2338" w:type="dxa"/>
          </w:tcPr>
          <w:p w14:paraId="44146F2E" w14:textId="7410EDE5" w:rsidR="00334A85" w:rsidRPr="00D55727" w:rsidRDefault="007E1D79" w:rsidP="004B316D">
            <w:pPr>
              <w:jc w:val="center"/>
              <w:rPr>
                <w:b/>
                <w:color w:val="auto"/>
                <w:sz w:val="20"/>
                <w:szCs w:val="20"/>
                <w:lang w:val="en-GB"/>
              </w:rPr>
            </w:pPr>
            <w:r w:rsidRPr="00D55727">
              <w:rPr>
                <w:b/>
                <w:color w:val="auto"/>
                <w:sz w:val="20"/>
                <w:szCs w:val="20"/>
                <w:lang w:val="en-GB"/>
              </w:rPr>
              <w:t>0.82</w:t>
            </w:r>
          </w:p>
        </w:tc>
        <w:tc>
          <w:tcPr>
            <w:tcW w:w="2338" w:type="dxa"/>
          </w:tcPr>
          <w:p w14:paraId="5EFA19B7" w14:textId="3BC841CC" w:rsidR="00334A85" w:rsidRPr="00D55727" w:rsidRDefault="007E1D79" w:rsidP="004B316D">
            <w:pPr>
              <w:jc w:val="center"/>
              <w:rPr>
                <w:b/>
                <w:color w:val="auto"/>
                <w:sz w:val="20"/>
                <w:szCs w:val="20"/>
                <w:lang w:val="en-GB"/>
              </w:rPr>
            </w:pPr>
            <w:r w:rsidRPr="00D55727">
              <w:rPr>
                <w:b/>
                <w:color w:val="auto"/>
                <w:sz w:val="20"/>
                <w:szCs w:val="20"/>
                <w:lang w:val="en-GB"/>
              </w:rPr>
              <w:t>1.08</w:t>
            </w:r>
          </w:p>
        </w:tc>
      </w:tr>
      <w:tr w:rsidR="00D55727" w:rsidRPr="00D55727" w14:paraId="0CAC6CEB" w14:textId="77777777" w:rsidTr="00334A85">
        <w:tc>
          <w:tcPr>
            <w:tcW w:w="2337" w:type="dxa"/>
            <w:vMerge/>
            <w:vAlign w:val="center"/>
          </w:tcPr>
          <w:p w14:paraId="4F4A877C" w14:textId="77777777" w:rsidR="00334A85" w:rsidRPr="00D55727" w:rsidRDefault="00334A85" w:rsidP="007201FC">
            <w:pPr>
              <w:jc w:val="center"/>
              <w:rPr>
                <w:color w:val="auto"/>
                <w:sz w:val="20"/>
                <w:szCs w:val="20"/>
                <w:lang w:val="en-GB"/>
              </w:rPr>
            </w:pPr>
          </w:p>
        </w:tc>
        <w:tc>
          <w:tcPr>
            <w:tcW w:w="2337" w:type="dxa"/>
          </w:tcPr>
          <w:p w14:paraId="793C8413" w14:textId="6F41B993" w:rsidR="00334A85" w:rsidRPr="00D55727" w:rsidRDefault="00334A85">
            <w:pPr>
              <w:rPr>
                <w:color w:val="auto"/>
                <w:sz w:val="20"/>
                <w:szCs w:val="20"/>
                <w:lang w:val="en-GB"/>
              </w:rPr>
            </w:pPr>
            <w:proofErr w:type="spellStart"/>
            <w:r w:rsidRPr="00D55727">
              <w:rPr>
                <w:color w:val="auto"/>
                <w:sz w:val="20"/>
                <w:szCs w:val="20"/>
                <w:lang w:val="en-GB"/>
              </w:rPr>
              <w:t>MutaBind</w:t>
            </w:r>
            <w:proofErr w:type="spellEnd"/>
          </w:p>
        </w:tc>
        <w:tc>
          <w:tcPr>
            <w:tcW w:w="2338" w:type="dxa"/>
          </w:tcPr>
          <w:p w14:paraId="21A3D08E" w14:textId="7D789E76" w:rsidR="00334A85" w:rsidRPr="00D55727" w:rsidRDefault="00334A85" w:rsidP="004B316D">
            <w:pPr>
              <w:jc w:val="center"/>
              <w:rPr>
                <w:color w:val="auto"/>
                <w:sz w:val="20"/>
                <w:szCs w:val="20"/>
                <w:lang w:val="en-GB"/>
              </w:rPr>
            </w:pPr>
            <w:r w:rsidRPr="00D55727">
              <w:rPr>
                <w:color w:val="auto"/>
                <w:sz w:val="20"/>
                <w:szCs w:val="20"/>
                <w:lang w:val="en-GB"/>
              </w:rPr>
              <w:t>0.78</w:t>
            </w:r>
          </w:p>
        </w:tc>
        <w:tc>
          <w:tcPr>
            <w:tcW w:w="2338" w:type="dxa"/>
          </w:tcPr>
          <w:p w14:paraId="2484909C" w14:textId="742F69BA" w:rsidR="00334A85" w:rsidRPr="00D55727" w:rsidRDefault="00334A85" w:rsidP="004B316D">
            <w:pPr>
              <w:jc w:val="center"/>
              <w:rPr>
                <w:color w:val="auto"/>
                <w:sz w:val="20"/>
                <w:szCs w:val="20"/>
                <w:lang w:val="en-GB"/>
              </w:rPr>
            </w:pPr>
            <w:r w:rsidRPr="00D55727">
              <w:rPr>
                <w:color w:val="auto"/>
                <w:sz w:val="20"/>
                <w:szCs w:val="20"/>
                <w:lang w:val="en-GB"/>
              </w:rPr>
              <w:t>1.20</w:t>
            </w:r>
          </w:p>
        </w:tc>
      </w:tr>
      <w:tr w:rsidR="00D55727" w:rsidRPr="00D55727" w14:paraId="6F29EA8A" w14:textId="77777777" w:rsidTr="00334A85">
        <w:tc>
          <w:tcPr>
            <w:tcW w:w="2337" w:type="dxa"/>
            <w:vMerge/>
            <w:vAlign w:val="center"/>
          </w:tcPr>
          <w:p w14:paraId="46A50A4D" w14:textId="77777777" w:rsidR="00334A85" w:rsidRPr="00D55727" w:rsidRDefault="00334A85" w:rsidP="007201FC">
            <w:pPr>
              <w:jc w:val="center"/>
              <w:rPr>
                <w:color w:val="auto"/>
                <w:sz w:val="20"/>
                <w:szCs w:val="20"/>
                <w:lang w:val="en-GB"/>
              </w:rPr>
            </w:pPr>
          </w:p>
        </w:tc>
        <w:tc>
          <w:tcPr>
            <w:tcW w:w="2337" w:type="dxa"/>
          </w:tcPr>
          <w:p w14:paraId="4489183E" w14:textId="47000EB5" w:rsidR="00334A85" w:rsidRPr="00D55727" w:rsidRDefault="00334A85">
            <w:pPr>
              <w:rPr>
                <w:color w:val="auto"/>
                <w:sz w:val="20"/>
                <w:szCs w:val="20"/>
                <w:lang w:val="en-GB"/>
              </w:rPr>
            </w:pPr>
            <w:proofErr w:type="spellStart"/>
            <w:r w:rsidRPr="00D55727">
              <w:rPr>
                <w:color w:val="auto"/>
                <w:sz w:val="20"/>
                <w:szCs w:val="20"/>
                <w:lang w:val="en-GB"/>
              </w:rPr>
              <w:t>FoldX</w:t>
            </w:r>
            <w:proofErr w:type="spellEnd"/>
          </w:p>
        </w:tc>
        <w:tc>
          <w:tcPr>
            <w:tcW w:w="2338" w:type="dxa"/>
          </w:tcPr>
          <w:p w14:paraId="5A73EE6B" w14:textId="5A8743B8" w:rsidR="00334A85" w:rsidRPr="00D55727" w:rsidRDefault="00334A85" w:rsidP="004B316D">
            <w:pPr>
              <w:jc w:val="center"/>
              <w:rPr>
                <w:color w:val="auto"/>
                <w:sz w:val="20"/>
                <w:szCs w:val="20"/>
                <w:lang w:val="en-GB"/>
              </w:rPr>
            </w:pPr>
            <w:r w:rsidRPr="00D55727">
              <w:rPr>
                <w:color w:val="auto"/>
                <w:sz w:val="20"/>
                <w:szCs w:val="20"/>
                <w:lang w:val="en-GB"/>
              </w:rPr>
              <w:t>0.40</w:t>
            </w:r>
            <w:r w:rsidR="00A02FAA">
              <w:rPr>
                <w:color w:val="auto"/>
                <w:sz w:val="20"/>
                <w:szCs w:val="20"/>
                <w:lang w:val="en-GB"/>
              </w:rPr>
              <w:t>*</w:t>
            </w:r>
          </w:p>
        </w:tc>
        <w:tc>
          <w:tcPr>
            <w:tcW w:w="2338" w:type="dxa"/>
          </w:tcPr>
          <w:p w14:paraId="2C8E6E4A" w14:textId="4E423938" w:rsidR="00334A85" w:rsidRPr="00D55727" w:rsidRDefault="00334A85" w:rsidP="004B316D">
            <w:pPr>
              <w:jc w:val="center"/>
              <w:rPr>
                <w:color w:val="auto"/>
                <w:sz w:val="20"/>
                <w:szCs w:val="20"/>
                <w:lang w:val="en-GB"/>
              </w:rPr>
            </w:pPr>
            <w:r w:rsidRPr="00D55727">
              <w:rPr>
                <w:color w:val="auto"/>
                <w:sz w:val="20"/>
                <w:szCs w:val="20"/>
                <w:lang w:val="en-GB"/>
              </w:rPr>
              <w:t>2.12</w:t>
            </w:r>
          </w:p>
        </w:tc>
      </w:tr>
      <w:tr w:rsidR="00D55727" w:rsidRPr="00D55727" w14:paraId="7484F1FF" w14:textId="77777777" w:rsidTr="00334A85">
        <w:tc>
          <w:tcPr>
            <w:tcW w:w="2337" w:type="dxa"/>
            <w:vMerge/>
            <w:vAlign w:val="center"/>
          </w:tcPr>
          <w:p w14:paraId="6EA164D3" w14:textId="77777777" w:rsidR="00334A85" w:rsidRPr="00D55727" w:rsidRDefault="00334A85" w:rsidP="007201FC">
            <w:pPr>
              <w:jc w:val="center"/>
              <w:rPr>
                <w:color w:val="auto"/>
                <w:sz w:val="20"/>
                <w:szCs w:val="20"/>
                <w:lang w:val="en-GB"/>
              </w:rPr>
            </w:pPr>
          </w:p>
        </w:tc>
        <w:tc>
          <w:tcPr>
            <w:tcW w:w="2337" w:type="dxa"/>
          </w:tcPr>
          <w:p w14:paraId="40A5E36B" w14:textId="68C0FC35" w:rsidR="00334A85" w:rsidRPr="00D55727" w:rsidRDefault="00334A85">
            <w:pPr>
              <w:rPr>
                <w:color w:val="auto"/>
                <w:sz w:val="20"/>
                <w:szCs w:val="20"/>
                <w:lang w:val="en-GB"/>
              </w:rPr>
            </w:pPr>
            <w:r w:rsidRPr="00D55727">
              <w:rPr>
                <w:color w:val="auto"/>
                <w:sz w:val="20"/>
                <w:szCs w:val="20"/>
                <w:lang w:val="en-GB"/>
              </w:rPr>
              <w:t>MMPBSA</w:t>
            </w:r>
          </w:p>
        </w:tc>
        <w:tc>
          <w:tcPr>
            <w:tcW w:w="2338" w:type="dxa"/>
          </w:tcPr>
          <w:p w14:paraId="371267F3" w14:textId="02100D2F" w:rsidR="00334A85" w:rsidRPr="00D55727" w:rsidRDefault="00334A85" w:rsidP="004B316D">
            <w:pPr>
              <w:jc w:val="center"/>
              <w:rPr>
                <w:color w:val="auto"/>
                <w:sz w:val="20"/>
                <w:szCs w:val="20"/>
                <w:lang w:val="en-GB"/>
              </w:rPr>
            </w:pPr>
            <w:r w:rsidRPr="00D55727">
              <w:rPr>
                <w:color w:val="auto"/>
                <w:sz w:val="20"/>
                <w:szCs w:val="20"/>
                <w:lang w:val="en-GB"/>
              </w:rPr>
              <w:t>0.44</w:t>
            </w:r>
            <w:r w:rsidR="008C2981">
              <w:rPr>
                <w:color w:val="auto"/>
                <w:sz w:val="20"/>
                <w:szCs w:val="20"/>
                <w:lang w:val="en-GB"/>
              </w:rPr>
              <w:t>*</w:t>
            </w:r>
          </w:p>
        </w:tc>
        <w:tc>
          <w:tcPr>
            <w:tcW w:w="2338" w:type="dxa"/>
          </w:tcPr>
          <w:p w14:paraId="582A9437" w14:textId="796594D8" w:rsidR="00334A85" w:rsidRPr="00D55727" w:rsidRDefault="00334A85" w:rsidP="004B316D">
            <w:pPr>
              <w:jc w:val="center"/>
              <w:rPr>
                <w:color w:val="auto"/>
                <w:sz w:val="20"/>
                <w:szCs w:val="20"/>
                <w:lang w:val="en-GB"/>
              </w:rPr>
            </w:pPr>
            <w:r w:rsidRPr="00D55727">
              <w:rPr>
                <w:color w:val="auto"/>
                <w:sz w:val="20"/>
                <w:szCs w:val="20"/>
                <w:lang w:val="en-GB"/>
              </w:rPr>
              <w:t>6.45</w:t>
            </w:r>
          </w:p>
        </w:tc>
      </w:tr>
      <w:tr w:rsidR="00D55727" w:rsidRPr="00D55727" w14:paraId="22C7CA2E" w14:textId="77777777" w:rsidTr="00334A85">
        <w:tc>
          <w:tcPr>
            <w:tcW w:w="2337" w:type="dxa"/>
            <w:vMerge w:val="restart"/>
            <w:vAlign w:val="center"/>
          </w:tcPr>
          <w:p w14:paraId="5B9C669B" w14:textId="50197274" w:rsidR="00334A85" w:rsidRPr="00D55727" w:rsidRDefault="00334A85" w:rsidP="007201FC">
            <w:pPr>
              <w:jc w:val="center"/>
              <w:rPr>
                <w:color w:val="auto"/>
                <w:sz w:val="20"/>
                <w:szCs w:val="20"/>
                <w:lang w:val="en-GB"/>
              </w:rPr>
            </w:pPr>
            <w:r w:rsidRPr="00D55727">
              <w:rPr>
                <w:color w:val="auto"/>
                <w:sz w:val="20"/>
                <w:szCs w:val="20"/>
                <w:lang w:val="en-GB"/>
              </w:rPr>
              <w:t>S1327</w:t>
            </w:r>
          </w:p>
        </w:tc>
        <w:tc>
          <w:tcPr>
            <w:tcW w:w="2337" w:type="dxa"/>
          </w:tcPr>
          <w:p w14:paraId="1A191DA8" w14:textId="38F36CDF" w:rsidR="00334A85" w:rsidRPr="00D55727" w:rsidRDefault="00334A85">
            <w:pPr>
              <w:rPr>
                <w:b/>
                <w:color w:val="auto"/>
                <w:sz w:val="20"/>
                <w:szCs w:val="20"/>
                <w:lang w:val="en-GB"/>
              </w:rPr>
            </w:pPr>
            <w:r w:rsidRPr="00D55727">
              <w:rPr>
                <w:b/>
                <w:color w:val="auto"/>
                <w:sz w:val="20"/>
                <w:szCs w:val="20"/>
                <w:lang w:val="en-GB"/>
              </w:rPr>
              <w:t>mCSM-PPI2</w:t>
            </w:r>
          </w:p>
        </w:tc>
        <w:tc>
          <w:tcPr>
            <w:tcW w:w="2338" w:type="dxa"/>
          </w:tcPr>
          <w:p w14:paraId="5093653C" w14:textId="23E7B8FE" w:rsidR="00334A85" w:rsidRPr="00D55727" w:rsidRDefault="007E1D79" w:rsidP="004B316D">
            <w:pPr>
              <w:jc w:val="center"/>
              <w:rPr>
                <w:b/>
                <w:color w:val="auto"/>
                <w:sz w:val="20"/>
                <w:szCs w:val="20"/>
                <w:lang w:val="en-GB"/>
              </w:rPr>
            </w:pPr>
            <w:r w:rsidRPr="00D55727">
              <w:rPr>
                <w:b/>
                <w:color w:val="auto"/>
                <w:sz w:val="20"/>
                <w:szCs w:val="20"/>
                <w:lang w:val="en-GB"/>
              </w:rPr>
              <w:t>0.80</w:t>
            </w:r>
          </w:p>
        </w:tc>
        <w:tc>
          <w:tcPr>
            <w:tcW w:w="2338" w:type="dxa"/>
          </w:tcPr>
          <w:p w14:paraId="419F9945" w14:textId="7C617E54" w:rsidR="00334A85" w:rsidRPr="00D55727" w:rsidRDefault="007E1D79" w:rsidP="004B316D">
            <w:pPr>
              <w:jc w:val="center"/>
              <w:rPr>
                <w:b/>
                <w:color w:val="auto"/>
                <w:sz w:val="20"/>
                <w:szCs w:val="20"/>
                <w:lang w:val="en-GB"/>
              </w:rPr>
            </w:pPr>
            <w:r w:rsidRPr="00D55727">
              <w:rPr>
                <w:b/>
                <w:color w:val="auto"/>
                <w:sz w:val="20"/>
                <w:szCs w:val="20"/>
                <w:lang w:val="en-GB"/>
              </w:rPr>
              <w:t>1.12</w:t>
            </w:r>
          </w:p>
        </w:tc>
      </w:tr>
      <w:tr w:rsidR="00D55727" w:rsidRPr="00D55727" w14:paraId="287F3F05" w14:textId="77777777" w:rsidTr="00334A85">
        <w:tc>
          <w:tcPr>
            <w:tcW w:w="2337" w:type="dxa"/>
            <w:vMerge/>
            <w:vAlign w:val="center"/>
          </w:tcPr>
          <w:p w14:paraId="4DE226AC" w14:textId="77777777" w:rsidR="00334A85" w:rsidRPr="00D55727" w:rsidRDefault="00334A85" w:rsidP="007201FC">
            <w:pPr>
              <w:jc w:val="center"/>
              <w:rPr>
                <w:color w:val="auto"/>
                <w:sz w:val="20"/>
                <w:szCs w:val="20"/>
                <w:lang w:val="en-GB"/>
              </w:rPr>
            </w:pPr>
          </w:p>
        </w:tc>
        <w:tc>
          <w:tcPr>
            <w:tcW w:w="2337" w:type="dxa"/>
          </w:tcPr>
          <w:p w14:paraId="77F26FD2" w14:textId="5E97B062" w:rsidR="00334A85" w:rsidRPr="00D55727" w:rsidRDefault="00334A85">
            <w:pPr>
              <w:rPr>
                <w:color w:val="auto"/>
                <w:sz w:val="20"/>
                <w:szCs w:val="20"/>
                <w:lang w:val="en-GB"/>
              </w:rPr>
            </w:pPr>
            <w:r w:rsidRPr="00D55727">
              <w:rPr>
                <w:color w:val="auto"/>
                <w:sz w:val="20"/>
                <w:szCs w:val="20"/>
                <w:lang w:val="en-GB"/>
              </w:rPr>
              <w:t>SAAMBE</w:t>
            </w:r>
          </w:p>
        </w:tc>
        <w:tc>
          <w:tcPr>
            <w:tcW w:w="2338" w:type="dxa"/>
          </w:tcPr>
          <w:p w14:paraId="2AB8B53D" w14:textId="3CD67860" w:rsidR="00334A85" w:rsidRPr="00D55727" w:rsidRDefault="00334A85" w:rsidP="004B316D">
            <w:pPr>
              <w:jc w:val="center"/>
              <w:rPr>
                <w:color w:val="auto"/>
                <w:sz w:val="20"/>
                <w:szCs w:val="20"/>
                <w:lang w:val="en-GB"/>
              </w:rPr>
            </w:pPr>
            <w:r w:rsidRPr="00D55727">
              <w:rPr>
                <w:color w:val="auto"/>
                <w:sz w:val="20"/>
                <w:szCs w:val="20"/>
                <w:lang w:val="en-GB"/>
              </w:rPr>
              <w:t>0.62</w:t>
            </w:r>
            <w:r w:rsidR="008C2981">
              <w:rPr>
                <w:color w:val="auto"/>
                <w:sz w:val="20"/>
                <w:szCs w:val="20"/>
                <w:lang w:val="en-GB"/>
              </w:rPr>
              <w:t>*</w:t>
            </w:r>
          </w:p>
        </w:tc>
        <w:tc>
          <w:tcPr>
            <w:tcW w:w="2338" w:type="dxa"/>
          </w:tcPr>
          <w:p w14:paraId="0B0DB902" w14:textId="33DAFAFC" w:rsidR="00334A85" w:rsidRPr="00D55727" w:rsidRDefault="00334A85" w:rsidP="004B316D">
            <w:pPr>
              <w:jc w:val="center"/>
              <w:rPr>
                <w:color w:val="auto"/>
                <w:sz w:val="20"/>
                <w:szCs w:val="20"/>
                <w:lang w:val="en-GB"/>
              </w:rPr>
            </w:pPr>
            <w:r w:rsidRPr="00D55727">
              <w:rPr>
                <w:color w:val="auto"/>
                <w:sz w:val="20"/>
                <w:szCs w:val="20"/>
                <w:lang w:val="en-GB"/>
              </w:rPr>
              <w:t>NA</w:t>
            </w:r>
          </w:p>
        </w:tc>
      </w:tr>
      <w:tr w:rsidR="00D55727" w:rsidRPr="00D55727" w14:paraId="2B52C748" w14:textId="77777777" w:rsidTr="00334A85">
        <w:tc>
          <w:tcPr>
            <w:tcW w:w="2337" w:type="dxa"/>
            <w:vMerge w:val="restart"/>
            <w:vAlign w:val="center"/>
          </w:tcPr>
          <w:p w14:paraId="24FB74A6" w14:textId="78881218" w:rsidR="00334A85" w:rsidRPr="00D55727" w:rsidRDefault="00334A85" w:rsidP="007201FC">
            <w:pPr>
              <w:jc w:val="center"/>
              <w:rPr>
                <w:color w:val="auto"/>
                <w:sz w:val="20"/>
                <w:szCs w:val="20"/>
                <w:lang w:val="en-GB"/>
              </w:rPr>
            </w:pPr>
            <w:r w:rsidRPr="00D55727">
              <w:rPr>
                <w:color w:val="auto"/>
                <w:sz w:val="20"/>
                <w:szCs w:val="20"/>
                <w:lang w:val="en-GB"/>
              </w:rPr>
              <w:t>S1102</w:t>
            </w:r>
          </w:p>
        </w:tc>
        <w:tc>
          <w:tcPr>
            <w:tcW w:w="2337" w:type="dxa"/>
          </w:tcPr>
          <w:p w14:paraId="5DB6DD05" w14:textId="292E755F" w:rsidR="00334A85" w:rsidRPr="00D55727" w:rsidRDefault="00334A85">
            <w:pPr>
              <w:rPr>
                <w:b/>
                <w:color w:val="auto"/>
                <w:sz w:val="20"/>
                <w:szCs w:val="20"/>
                <w:lang w:val="en-GB"/>
              </w:rPr>
            </w:pPr>
            <w:r w:rsidRPr="00D55727">
              <w:rPr>
                <w:b/>
                <w:color w:val="auto"/>
                <w:sz w:val="20"/>
                <w:szCs w:val="20"/>
                <w:lang w:val="en-GB"/>
              </w:rPr>
              <w:t>mCSM-PPI2</w:t>
            </w:r>
          </w:p>
        </w:tc>
        <w:tc>
          <w:tcPr>
            <w:tcW w:w="2338" w:type="dxa"/>
          </w:tcPr>
          <w:p w14:paraId="4B49E50E" w14:textId="7A797EA4" w:rsidR="00334A85" w:rsidRPr="00D55727" w:rsidRDefault="007E1D79" w:rsidP="004B316D">
            <w:pPr>
              <w:jc w:val="center"/>
              <w:rPr>
                <w:b/>
                <w:color w:val="auto"/>
                <w:sz w:val="20"/>
                <w:szCs w:val="20"/>
                <w:lang w:val="en-GB"/>
              </w:rPr>
            </w:pPr>
            <w:r w:rsidRPr="00D55727">
              <w:rPr>
                <w:b/>
                <w:color w:val="auto"/>
                <w:sz w:val="20"/>
                <w:szCs w:val="20"/>
                <w:lang w:val="en-GB"/>
              </w:rPr>
              <w:t>0.81</w:t>
            </w:r>
          </w:p>
        </w:tc>
        <w:tc>
          <w:tcPr>
            <w:tcW w:w="2338" w:type="dxa"/>
          </w:tcPr>
          <w:p w14:paraId="6CE51490" w14:textId="4AAE7A1E" w:rsidR="00334A85" w:rsidRPr="00D55727" w:rsidRDefault="007E1D79" w:rsidP="004B316D">
            <w:pPr>
              <w:jc w:val="center"/>
              <w:rPr>
                <w:b/>
                <w:color w:val="auto"/>
                <w:sz w:val="20"/>
                <w:szCs w:val="20"/>
                <w:lang w:val="en-GB"/>
              </w:rPr>
            </w:pPr>
            <w:r w:rsidRPr="00D55727">
              <w:rPr>
                <w:b/>
                <w:color w:val="auto"/>
                <w:sz w:val="20"/>
                <w:szCs w:val="20"/>
                <w:lang w:val="en-GB"/>
              </w:rPr>
              <w:t>1.19</w:t>
            </w:r>
          </w:p>
        </w:tc>
      </w:tr>
      <w:tr w:rsidR="00334A85" w:rsidRPr="00D55727" w14:paraId="26152F02" w14:textId="77777777" w:rsidTr="007509AE">
        <w:tc>
          <w:tcPr>
            <w:tcW w:w="2337" w:type="dxa"/>
            <w:vMerge/>
          </w:tcPr>
          <w:p w14:paraId="172DD810" w14:textId="77777777" w:rsidR="00334A85" w:rsidRPr="00D55727" w:rsidRDefault="00334A85">
            <w:pPr>
              <w:rPr>
                <w:color w:val="auto"/>
                <w:sz w:val="20"/>
                <w:szCs w:val="20"/>
                <w:lang w:val="en-GB"/>
              </w:rPr>
            </w:pPr>
          </w:p>
        </w:tc>
        <w:tc>
          <w:tcPr>
            <w:tcW w:w="2337" w:type="dxa"/>
          </w:tcPr>
          <w:p w14:paraId="54C6902A" w14:textId="24942AC2" w:rsidR="00334A85" w:rsidRPr="00D55727" w:rsidRDefault="00334A85">
            <w:pPr>
              <w:rPr>
                <w:color w:val="auto"/>
                <w:sz w:val="20"/>
                <w:szCs w:val="20"/>
                <w:lang w:val="en-GB"/>
              </w:rPr>
            </w:pPr>
            <w:proofErr w:type="spellStart"/>
            <w:r w:rsidRPr="00D55727">
              <w:rPr>
                <w:color w:val="auto"/>
                <w:sz w:val="20"/>
                <w:szCs w:val="20"/>
                <w:lang w:val="en-GB"/>
              </w:rPr>
              <w:t>iSEE</w:t>
            </w:r>
            <w:proofErr w:type="spellEnd"/>
          </w:p>
        </w:tc>
        <w:tc>
          <w:tcPr>
            <w:tcW w:w="2338" w:type="dxa"/>
          </w:tcPr>
          <w:p w14:paraId="6095777E" w14:textId="0AD4CC7A" w:rsidR="00334A85" w:rsidRPr="00D55727" w:rsidRDefault="00334A85" w:rsidP="004B316D">
            <w:pPr>
              <w:jc w:val="center"/>
              <w:rPr>
                <w:color w:val="auto"/>
                <w:sz w:val="20"/>
                <w:szCs w:val="20"/>
                <w:lang w:val="en-GB"/>
              </w:rPr>
            </w:pPr>
            <w:r w:rsidRPr="00D55727">
              <w:rPr>
                <w:color w:val="auto"/>
                <w:sz w:val="20"/>
                <w:szCs w:val="20"/>
                <w:lang w:val="en-GB"/>
              </w:rPr>
              <w:t>0.80</w:t>
            </w:r>
            <w:r w:rsidR="008C2981">
              <w:rPr>
                <w:color w:val="auto"/>
                <w:sz w:val="20"/>
                <w:szCs w:val="20"/>
                <w:lang w:val="en-GB"/>
              </w:rPr>
              <w:t>*</w:t>
            </w:r>
          </w:p>
        </w:tc>
        <w:tc>
          <w:tcPr>
            <w:tcW w:w="2338" w:type="dxa"/>
          </w:tcPr>
          <w:p w14:paraId="61160D9D" w14:textId="70D3D1A8" w:rsidR="00334A85" w:rsidRPr="00D55727" w:rsidRDefault="00334A85" w:rsidP="004B316D">
            <w:pPr>
              <w:jc w:val="center"/>
              <w:rPr>
                <w:color w:val="auto"/>
                <w:sz w:val="20"/>
                <w:szCs w:val="20"/>
                <w:lang w:val="en-GB"/>
              </w:rPr>
            </w:pPr>
            <w:r w:rsidRPr="00D55727">
              <w:rPr>
                <w:color w:val="auto"/>
                <w:sz w:val="20"/>
                <w:szCs w:val="20"/>
                <w:lang w:val="en-GB"/>
              </w:rPr>
              <w:t>1.41</w:t>
            </w:r>
          </w:p>
        </w:tc>
      </w:tr>
    </w:tbl>
    <w:p w14:paraId="1E5283CD" w14:textId="60B4A3E1" w:rsidR="007509AE" w:rsidRDefault="00C4179F">
      <w:pPr>
        <w:rPr>
          <w:color w:val="auto"/>
          <w:sz w:val="20"/>
          <w:szCs w:val="20"/>
          <w:lang w:val="en-GB"/>
        </w:rPr>
      </w:pPr>
      <w:r w:rsidRPr="00C4179F">
        <w:rPr>
          <w:color w:val="auto"/>
          <w:sz w:val="20"/>
          <w:szCs w:val="20"/>
          <w:lang w:val="en-GB"/>
        </w:rPr>
        <w:t>* p &lt; 0.05 by Fisher r-to-z transformation test compared to mCSM-PPI2.</w:t>
      </w:r>
    </w:p>
    <w:p w14:paraId="1E2ACA26" w14:textId="77777777" w:rsidR="00C4179F" w:rsidRPr="00D55727" w:rsidRDefault="00C4179F">
      <w:pPr>
        <w:rPr>
          <w:color w:val="auto"/>
          <w:sz w:val="20"/>
          <w:szCs w:val="20"/>
          <w:lang w:val="en-GB"/>
        </w:rPr>
      </w:pPr>
    </w:p>
    <w:p w14:paraId="62B81E4C" w14:textId="77777777" w:rsidR="0096300A" w:rsidRPr="00D55727" w:rsidRDefault="0096300A">
      <w:pPr>
        <w:rPr>
          <w:color w:val="auto"/>
          <w:sz w:val="20"/>
          <w:szCs w:val="20"/>
          <w:lang w:val="en-GB"/>
        </w:rPr>
      </w:pPr>
    </w:p>
    <w:p w14:paraId="2B767CF3" w14:textId="77777777" w:rsidR="00C40901" w:rsidRPr="00D55727" w:rsidRDefault="00C40901">
      <w:pPr>
        <w:rPr>
          <w:color w:val="auto"/>
        </w:rPr>
      </w:pPr>
    </w:p>
    <w:p w14:paraId="73BF241F" w14:textId="4C40E70A" w:rsidR="00B80D0D" w:rsidRPr="00D55727" w:rsidRDefault="007649C3" w:rsidP="00D55727">
      <w:pPr>
        <w:jc w:val="both"/>
        <w:rPr>
          <w:color w:val="auto"/>
          <w:sz w:val="20"/>
          <w:szCs w:val="20"/>
        </w:rPr>
      </w:pPr>
      <w:r w:rsidRPr="00D55727">
        <w:rPr>
          <w:b/>
          <w:color w:val="auto"/>
          <w:sz w:val="20"/>
          <w:szCs w:val="20"/>
        </w:rPr>
        <w:t>Table S</w:t>
      </w:r>
      <w:r w:rsidR="00EA5A4C">
        <w:rPr>
          <w:b/>
          <w:color w:val="auto"/>
          <w:sz w:val="20"/>
          <w:szCs w:val="20"/>
        </w:rPr>
        <w:t>6</w:t>
      </w:r>
      <w:r w:rsidRPr="00D55727">
        <w:rPr>
          <w:color w:val="auto"/>
          <w:sz w:val="20"/>
          <w:szCs w:val="20"/>
        </w:rPr>
        <w:t xml:space="preserve"> – Performance of predictive model across the different types of attributes </w:t>
      </w:r>
      <w:r w:rsidR="00C326C6">
        <w:rPr>
          <w:color w:val="auto"/>
          <w:sz w:val="20"/>
          <w:szCs w:val="20"/>
        </w:rPr>
        <w:t>used to build</w:t>
      </w:r>
      <w:r w:rsidRPr="00D55727">
        <w:rPr>
          <w:color w:val="auto"/>
          <w:sz w:val="20"/>
          <w:szCs w:val="20"/>
        </w:rPr>
        <w:t xml:space="preserve"> mCSM_PPI2. For this set of experiments the models </w:t>
      </w:r>
      <w:r w:rsidR="00B80D0D" w:rsidRPr="00D55727">
        <w:rPr>
          <w:color w:val="auto"/>
          <w:sz w:val="20"/>
          <w:szCs w:val="20"/>
        </w:rPr>
        <w:t>were trained</w:t>
      </w:r>
      <w:r w:rsidR="00C326C6">
        <w:rPr>
          <w:color w:val="auto"/>
          <w:sz w:val="20"/>
          <w:szCs w:val="20"/>
        </w:rPr>
        <w:t xml:space="preserve"> and performance evaluated on each type of feature separately</w:t>
      </w:r>
      <w:r w:rsidRPr="00D55727">
        <w:rPr>
          <w:color w:val="auto"/>
          <w:sz w:val="20"/>
          <w:szCs w:val="20"/>
        </w:rPr>
        <w:t xml:space="preserve">. The performance was calculated after running 10-fold cross-validation 10 times using 90% of the dataset </w:t>
      </w:r>
      <w:r w:rsidR="00674CE9" w:rsidRPr="00D55727">
        <w:rPr>
          <w:color w:val="auto"/>
          <w:sz w:val="20"/>
          <w:szCs w:val="20"/>
        </w:rPr>
        <w:t xml:space="preserve">S8338 </w:t>
      </w:r>
      <w:r w:rsidRPr="00D55727">
        <w:rPr>
          <w:color w:val="auto"/>
          <w:sz w:val="20"/>
          <w:szCs w:val="20"/>
        </w:rPr>
        <w:t>and 10% for testing</w:t>
      </w:r>
      <w:r w:rsidR="00B80D0D" w:rsidRPr="00D55727">
        <w:rPr>
          <w:color w:val="auto"/>
          <w:sz w:val="20"/>
          <w:szCs w:val="20"/>
        </w:rPr>
        <w:t>.</w:t>
      </w:r>
    </w:p>
    <w:tbl>
      <w:tblPr>
        <w:tblStyle w:val="TableGrid"/>
        <w:tblW w:w="0" w:type="auto"/>
        <w:tblLook w:val="04A0" w:firstRow="1" w:lastRow="0" w:firstColumn="1" w:lastColumn="0" w:noHBand="0" w:noVBand="1"/>
      </w:tblPr>
      <w:tblGrid>
        <w:gridCol w:w="4390"/>
        <w:gridCol w:w="2409"/>
        <w:gridCol w:w="2551"/>
      </w:tblGrid>
      <w:tr w:rsidR="00D55727" w:rsidRPr="00D55727" w14:paraId="647B8F67" w14:textId="77777777" w:rsidTr="00B80D0D">
        <w:tc>
          <w:tcPr>
            <w:tcW w:w="4390" w:type="dxa"/>
          </w:tcPr>
          <w:p w14:paraId="6E31C7E7" w14:textId="36FA633E" w:rsidR="00B80D0D" w:rsidRPr="00D55727" w:rsidRDefault="00B80D0D" w:rsidP="00B80D0D">
            <w:pPr>
              <w:rPr>
                <w:b/>
                <w:color w:val="auto"/>
                <w:sz w:val="20"/>
                <w:szCs w:val="20"/>
              </w:rPr>
            </w:pPr>
            <w:r w:rsidRPr="00D55727">
              <w:rPr>
                <w:b/>
                <w:color w:val="auto"/>
                <w:sz w:val="20"/>
                <w:szCs w:val="20"/>
              </w:rPr>
              <w:t>Type of Feature</w:t>
            </w:r>
          </w:p>
        </w:tc>
        <w:tc>
          <w:tcPr>
            <w:tcW w:w="2409" w:type="dxa"/>
          </w:tcPr>
          <w:p w14:paraId="06CED053" w14:textId="0162CCE3" w:rsidR="00B80D0D" w:rsidRPr="00D55727" w:rsidRDefault="00B80D0D" w:rsidP="004B316D">
            <w:pPr>
              <w:jc w:val="center"/>
              <w:rPr>
                <w:b/>
                <w:color w:val="auto"/>
                <w:sz w:val="20"/>
                <w:szCs w:val="20"/>
              </w:rPr>
            </w:pPr>
            <w:r w:rsidRPr="00D55727">
              <w:rPr>
                <w:b/>
                <w:color w:val="auto"/>
                <w:sz w:val="20"/>
                <w:szCs w:val="20"/>
              </w:rPr>
              <w:t>Correlation (ρ)</w:t>
            </w:r>
          </w:p>
        </w:tc>
        <w:tc>
          <w:tcPr>
            <w:tcW w:w="2551" w:type="dxa"/>
          </w:tcPr>
          <w:p w14:paraId="471AA6BE" w14:textId="4151C5BD" w:rsidR="00B80D0D" w:rsidRPr="00D55727" w:rsidRDefault="00B80D0D" w:rsidP="004B316D">
            <w:pPr>
              <w:jc w:val="center"/>
              <w:rPr>
                <w:b/>
                <w:color w:val="auto"/>
                <w:sz w:val="20"/>
                <w:szCs w:val="20"/>
              </w:rPr>
            </w:pPr>
            <w:r w:rsidRPr="00D55727">
              <w:rPr>
                <w:b/>
                <w:color w:val="auto"/>
                <w:sz w:val="20"/>
                <w:szCs w:val="20"/>
              </w:rPr>
              <w:t>RMSE (kcal/mol)</w:t>
            </w:r>
          </w:p>
        </w:tc>
      </w:tr>
      <w:tr w:rsidR="00C326C6" w:rsidRPr="00D55727" w14:paraId="70DE2EAF" w14:textId="77777777" w:rsidTr="00B80D0D">
        <w:tc>
          <w:tcPr>
            <w:tcW w:w="4390" w:type="dxa"/>
          </w:tcPr>
          <w:p w14:paraId="7D795B44" w14:textId="3E32662B" w:rsidR="00C326C6" w:rsidRPr="00D55727" w:rsidRDefault="00C326C6" w:rsidP="00B80D0D">
            <w:pPr>
              <w:rPr>
                <w:color w:val="auto"/>
                <w:sz w:val="20"/>
                <w:szCs w:val="20"/>
                <w:lang w:val="en-GB"/>
              </w:rPr>
            </w:pPr>
            <w:r>
              <w:rPr>
                <w:color w:val="auto"/>
                <w:sz w:val="20"/>
                <w:szCs w:val="20"/>
                <w:lang w:val="en-GB"/>
              </w:rPr>
              <w:t>Graph-based signatures + pharmacophores changes</w:t>
            </w:r>
          </w:p>
        </w:tc>
        <w:tc>
          <w:tcPr>
            <w:tcW w:w="2409" w:type="dxa"/>
          </w:tcPr>
          <w:p w14:paraId="33AF44DA" w14:textId="3C92E126" w:rsidR="00C326C6" w:rsidRPr="00D55727" w:rsidRDefault="00EA6CD2" w:rsidP="004B316D">
            <w:pPr>
              <w:jc w:val="center"/>
              <w:rPr>
                <w:color w:val="auto"/>
                <w:sz w:val="20"/>
                <w:szCs w:val="20"/>
              </w:rPr>
            </w:pPr>
            <w:r>
              <w:rPr>
                <w:color w:val="auto"/>
                <w:sz w:val="20"/>
                <w:szCs w:val="20"/>
              </w:rPr>
              <w:t>0.57</w:t>
            </w:r>
          </w:p>
        </w:tc>
        <w:tc>
          <w:tcPr>
            <w:tcW w:w="2551" w:type="dxa"/>
          </w:tcPr>
          <w:p w14:paraId="65F1307E" w14:textId="4F8185EB" w:rsidR="00C326C6" w:rsidRPr="00D55727" w:rsidRDefault="00EA6CD2" w:rsidP="004B316D">
            <w:pPr>
              <w:jc w:val="center"/>
              <w:rPr>
                <w:color w:val="auto"/>
                <w:sz w:val="20"/>
                <w:szCs w:val="20"/>
              </w:rPr>
            </w:pPr>
            <w:r>
              <w:rPr>
                <w:color w:val="auto"/>
                <w:sz w:val="20"/>
                <w:szCs w:val="20"/>
              </w:rPr>
              <w:t>2.75</w:t>
            </w:r>
          </w:p>
        </w:tc>
      </w:tr>
      <w:tr w:rsidR="00D55727" w:rsidRPr="00D55727" w14:paraId="6D7E0FCB" w14:textId="77777777" w:rsidTr="00B80D0D">
        <w:tc>
          <w:tcPr>
            <w:tcW w:w="4390" w:type="dxa"/>
          </w:tcPr>
          <w:p w14:paraId="4D63AC50" w14:textId="6D475B00" w:rsidR="00B80D0D" w:rsidRPr="00D55727" w:rsidRDefault="00B80D0D" w:rsidP="00B80D0D">
            <w:pPr>
              <w:rPr>
                <w:color w:val="auto"/>
                <w:sz w:val="20"/>
                <w:szCs w:val="20"/>
              </w:rPr>
            </w:pPr>
            <w:r w:rsidRPr="00D55727">
              <w:rPr>
                <w:color w:val="auto"/>
                <w:sz w:val="20"/>
                <w:szCs w:val="20"/>
                <w:lang w:val="en-GB"/>
              </w:rPr>
              <w:t>Wild-type residue Environment</w:t>
            </w:r>
          </w:p>
        </w:tc>
        <w:tc>
          <w:tcPr>
            <w:tcW w:w="2409" w:type="dxa"/>
          </w:tcPr>
          <w:p w14:paraId="03D65C1F" w14:textId="773B82A5" w:rsidR="00B80D0D" w:rsidRPr="00D55727" w:rsidRDefault="00EA6CD2" w:rsidP="004B316D">
            <w:pPr>
              <w:jc w:val="center"/>
              <w:rPr>
                <w:color w:val="auto"/>
                <w:sz w:val="20"/>
                <w:szCs w:val="20"/>
              </w:rPr>
            </w:pPr>
            <w:r>
              <w:rPr>
                <w:color w:val="auto"/>
                <w:sz w:val="20"/>
                <w:szCs w:val="20"/>
              </w:rPr>
              <w:t>0.28</w:t>
            </w:r>
          </w:p>
        </w:tc>
        <w:tc>
          <w:tcPr>
            <w:tcW w:w="2551" w:type="dxa"/>
          </w:tcPr>
          <w:p w14:paraId="5198C9AF" w14:textId="7F647C8E" w:rsidR="00B80D0D" w:rsidRPr="00D55727" w:rsidRDefault="00EA6CD2" w:rsidP="004B316D">
            <w:pPr>
              <w:jc w:val="center"/>
              <w:rPr>
                <w:color w:val="auto"/>
                <w:sz w:val="20"/>
                <w:szCs w:val="20"/>
              </w:rPr>
            </w:pPr>
            <w:r>
              <w:rPr>
                <w:color w:val="auto"/>
                <w:sz w:val="20"/>
                <w:szCs w:val="20"/>
              </w:rPr>
              <w:t>3.13</w:t>
            </w:r>
          </w:p>
        </w:tc>
      </w:tr>
      <w:tr w:rsidR="00D55727" w:rsidRPr="00D55727" w14:paraId="6BD5D289" w14:textId="77777777" w:rsidTr="00B80D0D">
        <w:tc>
          <w:tcPr>
            <w:tcW w:w="4390" w:type="dxa"/>
          </w:tcPr>
          <w:p w14:paraId="4E91895C" w14:textId="04FACA42" w:rsidR="00B80D0D" w:rsidRPr="00D55727" w:rsidRDefault="00B80D0D" w:rsidP="00B80D0D">
            <w:pPr>
              <w:rPr>
                <w:color w:val="auto"/>
                <w:sz w:val="20"/>
                <w:szCs w:val="20"/>
                <w:lang w:val="en-GB"/>
              </w:rPr>
            </w:pPr>
            <w:r w:rsidRPr="00D55727">
              <w:rPr>
                <w:color w:val="auto"/>
                <w:sz w:val="20"/>
                <w:szCs w:val="20"/>
                <w:lang w:val="en-GB"/>
              </w:rPr>
              <w:t>Nature of Wild-type and Mutant Residues</w:t>
            </w:r>
          </w:p>
        </w:tc>
        <w:tc>
          <w:tcPr>
            <w:tcW w:w="2409" w:type="dxa"/>
          </w:tcPr>
          <w:p w14:paraId="404F615E" w14:textId="410FF51E" w:rsidR="00B80D0D" w:rsidRPr="00D55727" w:rsidRDefault="00EA6CD2" w:rsidP="004B316D">
            <w:pPr>
              <w:jc w:val="center"/>
              <w:rPr>
                <w:color w:val="auto"/>
                <w:sz w:val="20"/>
                <w:szCs w:val="20"/>
              </w:rPr>
            </w:pPr>
            <w:r>
              <w:rPr>
                <w:color w:val="auto"/>
                <w:sz w:val="20"/>
                <w:szCs w:val="20"/>
              </w:rPr>
              <w:t>0.13</w:t>
            </w:r>
          </w:p>
        </w:tc>
        <w:tc>
          <w:tcPr>
            <w:tcW w:w="2551" w:type="dxa"/>
          </w:tcPr>
          <w:p w14:paraId="40572FE9" w14:textId="4D0B41F4" w:rsidR="00B80D0D" w:rsidRPr="00D55727" w:rsidRDefault="00EA6CD2" w:rsidP="004B316D">
            <w:pPr>
              <w:jc w:val="center"/>
              <w:rPr>
                <w:color w:val="auto"/>
                <w:sz w:val="20"/>
                <w:szCs w:val="20"/>
              </w:rPr>
            </w:pPr>
            <w:r>
              <w:rPr>
                <w:color w:val="auto"/>
                <w:sz w:val="20"/>
                <w:szCs w:val="20"/>
              </w:rPr>
              <w:t>4.08</w:t>
            </w:r>
          </w:p>
        </w:tc>
      </w:tr>
      <w:tr w:rsidR="00D55727" w:rsidRPr="00D55727" w14:paraId="5380AAE7" w14:textId="77777777" w:rsidTr="00B80D0D">
        <w:tc>
          <w:tcPr>
            <w:tcW w:w="4390" w:type="dxa"/>
          </w:tcPr>
          <w:p w14:paraId="047E42FB" w14:textId="0A2934AA" w:rsidR="00B80D0D" w:rsidRPr="00D55727" w:rsidRDefault="00B80D0D" w:rsidP="00B80D0D">
            <w:pPr>
              <w:rPr>
                <w:color w:val="auto"/>
                <w:sz w:val="20"/>
                <w:szCs w:val="20"/>
                <w:lang w:val="en-GB"/>
              </w:rPr>
            </w:pPr>
            <w:r w:rsidRPr="00D55727">
              <w:rPr>
                <w:color w:val="auto"/>
                <w:sz w:val="20"/>
                <w:szCs w:val="20"/>
                <w:lang w:val="en-GB"/>
              </w:rPr>
              <w:t>Evolutionary Information</w:t>
            </w:r>
          </w:p>
        </w:tc>
        <w:tc>
          <w:tcPr>
            <w:tcW w:w="2409" w:type="dxa"/>
          </w:tcPr>
          <w:p w14:paraId="7ADC4928" w14:textId="1C3B5F6F" w:rsidR="00B80D0D" w:rsidRPr="00D55727" w:rsidRDefault="00EA6CD2" w:rsidP="004B316D">
            <w:pPr>
              <w:jc w:val="center"/>
              <w:rPr>
                <w:color w:val="auto"/>
                <w:sz w:val="20"/>
                <w:szCs w:val="20"/>
              </w:rPr>
            </w:pPr>
            <w:r>
              <w:rPr>
                <w:color w:val="auto"/>
                <w:sz w:val="20"/>
                <w:szCs w:val="20"/>
              </w:rPr>
              <w:t>0.46</w:t>
            </w:r>
          </w:p>
        </w:tc>
        <w:tc>
          <w:tcPr>
            <w:tcW w:w="2551" w:type="dxa"/>
          </w:tcPr>
          <w:p w14:paraId="6FEF89A6" w14:textId="22ED29AC" w:rsidR="00B80D0D" w:rsidRPr="00D55727" w:rsidRDefault="00EA6CD2" w:rsidP="004B316D">
            <w:pPr>
              <w:jc w:val="center"/>
              <w:rPr>
                <w:color w:val="auto"/>
                <w:sz w:val="20"/>
                <w:szCs w:val="20"/>
              </w:rPr>
            </w:pPr>
            <w:r>
              <w:rPr>
                <w:color w:val="auto"/>
                <w:sz w:val="20"/>
                <w:szCs w:val="20"/>
              </w:rPr>
              <w:t>2.84</w:t>
            </w:r>
          </w:p>
        </w:tc>
      </w:tr>
      <w:tr w:rsidR="00D55727" w:rsidRPr="00D55727" w14:paraId="6AFAD98C" w14:textId="77777777" w:rsidTr="00B80D0D">
        <w:tc>
          <w:tcPr>
            <w:tcW w:w="4390" w:type="dxa"/>
          </w:tcPr>
          <w:p w14:paraId="08C04EFE" w14:textId="3478BD2E" w:rsidR="00B80D0D" w:rsidRPr="00D55727" w:rsidRDefault="00B80D0D" w:rsidP="00B80D0D">
            <w:pPr>
              <w:rPr>
                <w:color w:val="auto"/>
                <w:sz w:val="20"/>
                <w:szCs w:val="20"/>
                <w:lang w:val="en-GB"/>
              </w:rPr>
            </w:pPr>
            <w:r w:rsidRPr="00D55727">
              <w:rPr>
                <w:color w:val="auto"/>
                <w:sz w:val="20"/>
                <w:szCs w:val="20"/>
                <w:lang w:val="en-GB"/>
              </w:rPr>
              <w:t>Non-Covalent interaction network metrics</w:t>
            </w:r>
          </w:p>
        </w:tc>
        <w:tc>
          <w:tcPr>
            <w:tcW w:w="2409" w:type="dxa"/>
          </w:tcPr>
          <w:p w14:paraId="54A31FF8" w14:textId="2CC8EF81" w:rsidR="00B80D0D" w:rsidRPr="00D55727" w:rsidRDefault="00EA6CD2" w:rsidP="004B316D">
            <w:pPr>
              <w:jc w:val="center"/>
              <w:rPr>
                <w:color w:val="auto"/>
                <w:sz w:val="20"/>
                <w:szCs w:val="20"/>
              </w:rPr>
            </w:pPr>
            <w:r>
              <w:rPr>
                <w:color w:val="auto"/>
                <w:sz w:val="20"/>
                <w:szCs w:val="20"/>
              </w:rPr>
              <w:t>0.38</w:t>
            </w:r>
          </w:p>
        </w:tc>
        <w:tc>
          <w:tcPr>
            <w:tcW w:w="2551" w:type="dxa"/>
          </w:tcPr>
          <w:p w14:paraId="110E41B1" w14:textId="4E7CC061" w:rsidR="00B80D0D" w:rsidRPr="00D55727" w:rsidRDefault="00EA6CD2" w:rsidP="004B316D">
            <w:pPr>
              <w:jc w:val="center"/>
              <w:rPr>
                <w:color w:val="auto"/>
                <w:sz w:val="20"/>
                <w:szCs w:val="20"/>
              </w:rPr>
            </w:pPr>
            <w:r>
              <w:rPr>
                <w:color w:val="auto"/>
                <w:sz w:val="20"/>
                <w:szCs w:val="20"/>
              </w:rPr>
              <w:t>3.62</w:t>
            </w:r>
          </w:p>
        </w:tc>
      </w:tr>
      <w:tr w:rsidR="00D55727" w:rsidRPr="00D55727" w14:paraId="1FB4B641" w14:textId="77777777" w:rsidTr="00B80D0D">
        <w:tc>
          <w:tcPr>
            <w:tcW w:w="4390" w:type="dxa"/>
          </w:tcPr>
          <w:p w14:paraId="19A4EAFB" w14:textId="72C0966E" w:rsidR="00B80D0D" w:rsidRPr="00D55727" w:rsidRDefault="00B80D0D" w:rsidP="00B80D0D">
            <w:pPr>
              <w:rPr>
                <w:color w:val="auto"/>
                <w:sz w:val="20"/>
                <w:szCs w:val="20"/>
                <w:lang w:val="en-GB"/>
              </w:rPr>
            </w:pPr>
            <w:r w:rsidRPr="00D55727">
              <w:rPr>
                <w:color w:val="auto"/>
                <w:sz w:val="20"/>
                <w:szCs w:val="20"/>
                <w:lang w:val="en-GB"/>
              </w:rPr>
              <w:t>Energetic Terms</w:t>
            </w:r>
          </w:p>
        </w:tc>
        <w:tc>
          <w:tcPr>
            <w:tcW w:w="2409" w:type="dxa"/>
          </w:tcPr>
          <w:p w14:paraId="66D74EC3" w14:textId="3398FAF6" w:rsidR="00B80D0D" w:rsidRPr="00D55727" w:rsidRDefault="00EA6CD2" w:rsidP="004B316D">
            <w:pPr>
              <w:jc w:val="center"/>
              <w:rPr>
                <w:color w:val="auto"/>
                <w:sz w:val="20"/>
                <w:szCs w:val="20"/>
              </w:rPr>
            </w:pPr>
            <w:r>
              <w:rPr>
                <w:color w:val="auto"/>
                <w:sz w:val="20"/>
                <w:szCs w:val="20"/>
              </w:rPr>
              <w:t>0.40</w:t>
            </w:r>
          </w:p>
        </w:tc>
        <w:tc>
          <w:tcPr>
            <w:tcW w:w="2551" w:type="dxa"/>
          </w:tcPr>
          <w:p w14:paraId="6CF575CA" w14:textId="7A594A1A" w:rsidR="00B80D0D" w:rsidRPr="00D55727" w:rsidRDefault="00EA6CD2" w:rsidP="004B316D">
            <w:pPr>
              <w:jc w:val="center"/>
              <w:rPr>
                <w:color w:val="auto"/>
                <w:sz w:val="20"/>
                <w:szCs w:val="20"/>
              </w:rPr>
            </w:pPr>
            <w:r>
              <w:rPr>
                <w:color w:val="auto"/>
                <w:sz w:val="20"/>
                <w:szCs w:val="20"/>
              </w:rPr>
              <w:t>3.53</w:t>
            </w:r>
          </w:p>
        </w:tc>
      </w:tr>
      <w:tr w:rsidR="00D55727" w:rsidRPr="00D55727" w14:paraId="266435C2" w14:textId="77777777" w:rsidTr="00B80D0D">
        <w:tc>
          <w:tcPr>
            <w:tcW w:w="4390" w:type="dxa"/>
          </w:tcPr>
          <w:p w14:paraId="690DD3A2" w14:textId="6D6F2213" w:rsidR="00B80D0D" w:rsidRPr="00D55727" w:rsidRDefault="00B80D0D" w:rsidP="00B80D0D">
            <w:pPr>
              <w:rPr>
                <w:color w:val="auto"/>
                <w:sz w:val="20"/>
                <w:szCs w:val="20"/>
                <w:lang w:val="en-GB"/>
              </w:rPr>
            </w:pPr>
            <w:r w:rsidRPr="00D55727">
              <w:rPr>
                <w:color w:val="auto"/>
                <w:sz w:val="20"/>
                <w:szCs w:val="20"/>
                <w:lang w:val="en-GB"/>
              </w:rPr>
              <w:t>Atomic Fluctuation</w:t>
            </w:r>
          </w:p>
        </w:tc>
        <w:tc>
          <w:tcPr>
            <w:tcW w:w="2409" w:type="dxa"/>
          </w:tcPr>
          <w:p w14:paraId="527CEE21" w14:textId="0EE073B5" w:rsidR="00B80D0D" w:rsidRPr="00D55727" w:rsidRDefault="00EA6CD2" w:rsidP="004B316D">
            <w:pPr>
              <w:jc w:val="center"/>
              <w:rPr>
                <w:color w:val="auto"/>
                <w:sz w:val="20"/>
                <w:szCs w:val="20"/>
              </w:rPr>
            </w:pPr>
            <w:r>
              <w:rPr>
                <w:color w:val="auto"/>
                <w:sz w:val="20"/>
                <w:szCs w:val="20"/>
              </w:rPr>
              <w:t>0.11</w:t>
            </w:r>
          </w:p>
        </w:tc>
        <w:tc>
          <w:tcPr>
            <w:tcW w:w="2551" w:type="dxa"/>
          </w:tcPr>
          <w:p w14:paraId="1DC840A2" w14:textId="0ECD7049" w:rsidR="00B80D0D" w:rsidRPr="00D55727" w:rsidRDefault="00EA6CD2" w:rsidP="004B316D">
            <w:pPr>
              <w:jc w:val="center"/>
              <w:rPr>
                <w:color w:val="auto"/>
                <w:sz w:val="20"/>
                <w:szCs w:val="20"/>
              </w:rPr>
            </w:pPr>
            <w:r>
              <w:rPr>
                <w:color w:val="auto"/>
                <w:sz w:val="20"/>
                <w:szCs w:val="20"/>
              </w:rPr>
              <w:t>5.43</w:t>
            </w:r>
          </w:p>
        </w:tc>
      </w:tr>
    </w:tbl>
    <w:p w14:paraId="74E8ACF4" w14:textId="0158FFFD" w:rsidR="00CD60D2" w:rsidRPr="00D55727" w:rsidRDefault="00B80D0D" w:rsidP="00B80D0D">
      <w:pPr>
        <w:rPr>
          <w:b/>
          <w:color w:val="auto"/>
          <w:lang w:val="en-GB"/>
        </w:rPr>
      </w:pPr>
      <w:r w:rsidRPr="00D55727" w:rsidDel="00B80D0D">
        <w:rPr>
          <w:color w:val="auto"/>
        </w:rPr>
        <w:t xml:space="preserve"> </w:t>
      </w:r>
    </w:p>
    <w:p w14:paraId="09C6358C" w14:textId="0020DA4D" w:rsidR="00516F0B" w:rsidRPr="00756814" w:rsidRDefault="000E7FBE">
      <w:pPr>
        <w:spacing w:line="240" w:lineRule="auto"/>
        <w:rPr>
          <w:color w:val="auto"/>
          <w:sz w:val="20"/>
          <w:szCs w:val="20"/>
          <w:lang w:val="en-GB"/>
        </w:rPr>
      </w:pPr>
      <w:r w:rsidRPr="00756814">
        <w:rPr>
          <w:b/>
          <w:color w:val="auto"/>
          <w:sz w:val="20"/>
          <w:szCs w:val="20"/>
          <w:lang w:val="en-GB"/>
        </w:rPr>
        <w:t>Table S</w:t>
      </w:r>
      <w:r w:rsidR="00EA5A4C">
        <w:rPr>
          <w:b/>
          <w:color w:val="auto"/>
          <w:sz w:val="20"/>
          <w:szCs w:val="20"/>
          <w:lang w:val="en-GB"/>
        </w:rPr>
        <w:t>7</w:t>
      </w:r>
      <w:r w:rsidRPr="00756814">
        <w:rPr>
          <w:color w:val="auto"/>
          <w:sz w:val="20"/>
          <w:szCs w:val="20"/>
          <w:lang w:val="en-GB"/>
        </w:rPr>
        <w:t xml:space="preserve"> </w:t>
      </w:r>
      <w:r w:rsidR="00516F0B" w:rsidRPr="00756814">
        <w:rPr>
          <w:color w:val="auto"/>
          <w:sz w:val="20"/>
          <w:szCs w:val="20"/>
          <w:lang w:val="en-GB"/>
        </w:rPr>
        <w:t>–</w:t>
      </w:r>
      <w:r w:rsidRPr="00756814">
        <w:rPr>
          <w:color w:val="auto"/>
          <w:sz w:val="20"/>
          <w:szCs w:val="20"/>
          <w:lang w:val="en-GB"/>
        </w:rPr>
        <w:t xml:space="preserve"> </w:t>
      </w:r>
      <w:r w:rsidR="00516F0B" w:rsidRPr="00756814">
        <w:rPr>
          <w:color w:val="auto"/>
          <w:sz w:val="20"/>
          <w:szCs w:val="20"/>
          <w:lang w:val="en-GB"/>
        </w:rPr>
        <w:t>Distribution of mutations over protein-protein complexes for the dataset of alanine-scanning experimental mutations.</w:t>
      </w:r>
    </w:p>
    <w:p w14:paraId="48026751" w14:textId="77777777" w:rsidR="00516F0B" w:rsidRPr="00756814" w:rsidRDefault="00516F0B">
      <w:pPr>
        <w:spacing w:line="240" w:lineRule="auto"/>
        <w:rPr>
          <w:color w:val="auto"/>
          <w:sz w:val="20"/>
          <w:szCs w:val="20"/>
          <w:lang w:val="en-GB"/>
        </w:rPr>
      </w:pPr>
    </w:p>
    <w:tbl>
      <w:tblPr>
        <w:tblStyle w:val="TableGrid"/>
        <w:tblW w:w="0" w:type="auto"/>
        <w:jc w:val="center"/>
        <w:tblLook w:val="04A0" w:firstRow="1" w:lastRow="0" w:firstColumn="1" w:lastColumn="0" w:noHBand="0" w:noVBand="1"/>
      </w:tblPr>
      <w:tblGrid>
        <w:gridCol w:w="3116"/>
        <w:gridCol w:w="3117"/>
      </w:tblGrid>
      <w:tr w:rsidR="00C924A2" w:rsidRPr="00C924A2" w14:paraId="07949BD3" w14:textId="77777777" w:rsidTr="00516F0B">
        <w:trPr>
          <w:jc w:val="center"/>
        </w:trPr>
        <w:tc>
          <w:tcPr>
            <w:tcW w:w="3116" w:type="dxa"/>
          </w:tcPr>
          <w:p w14:paraId="71A7AAB0" w14:textId="30ADF7E2" w:rsidR="00516F0B" w:rsidRPr="00756814" w:rsidRDefault="00516F0B">
            <w:pPr>
              <w:spacing w:line="240" w:lineRule="auto"/>
              <w:rPr>
                <w:b/>
                <w:color w:val="auto"/>
                <w:sz w:val="20"/>
                <w:szCs w:val="20"/>
                <w:lang w:val="en-GB"/>
              </w:rPr>
            </w:pPr>
            <w:r w:rsidRPr="00756814">
              <w:rPr>
                <w:b/>
                <w:color w:val="auto"/>
                <w:sz w:val="20"/>
                <w:szCs w:val="20"/>
                <w:lang w:val="en-GB"/>
              </w:rPr>
              <w:t>PDB code</w:t>
            </w:r>
          </w:p>
        </w:tc>
        <w:tc>
          <w:tcPr>
            <w:tcW w:w="3117" w:type="dxa"/>
          </w:tcPr>
          <w:p w14:paraId="2B481684" w14:textId="0014291F" w:rsidR="00516F0B" w:rsidRPr="00756814" w:rsidRDefault="00516F0B">
            <w:pPr>
              <w:spacing w:line="240" w:lineRule="auto"/>
              <w:rPr>
                <w:b/>
                <w:color w:val="auto"/>
                <w:sz w:val="20"/>
                <w:szCs w:val="20"/>
                <w:lang w:val="en-GB"/>
              </w:rPr>
            </w:pPr>
            <w:r w:rsidRPr="00756814">
              <w:rPr>
                <w:b/>
                <w:color w:val="auto"/>
                <w:sz w:val="20"/>
                <w:szCs w:val="20"/>
                <w:lang w:val="en-GB"/>
              </w:rPr>
              <w:t>Number of mutations</w:t>
            </w:r>
          </w:p>
        </w:tc>
      </w:tr>
      <w:tr w:rsidR="00C924A2" w:rsidRPr="00C924A2" w14:paraId="2C20FBC1" w14:textId="77777777" w:rsidTr="00516F0B">
        <w:trPr>
          <w:jc w:val="center"/>
        </w:trPr>
        <w:tc>
          <w:tcPr>
            <w:tcW w:w="3116" w:type="dxa"/>
          </w:tcPr>
          <w:p w14:paraId="77D3355C" w14:textId="5A0B66CC" w:rsidR="00516F0B" w:rsidRPr="00756814" w:rsidRDefault="00516F0B">
            <w:pPr>
              <w:spacing w:line="240" w:lineRule="auto"/>
              <w:rPr>
                <w:color w:val="auto"/>
                <w:sz w:val="20"/>
                <w:szCs w:val="20"/>
                <w:lang w:val="en-GB"/>
              </w:rPr>
            </w:pPr>
            <w:r w:rsidRPr="00756814">
              <w:rPr>
                <w:color w:val="auto"/>
                <w:sz w:val="20"/>
                <w:szCs w:val="20"/>
                <w:lang w:val="en-GB"/>
              </w:rPr>
              <w:t>1A22</w:t>
            </w:r>
          </w:p>
        </w:tc>
        <w:tc>
          <w:tcPr>
            <w:tcW w:w="3117" w:type="dxa"/>
          </w:tcPr>
          <w:p w14:paraId="7A18FFF9" w14:textId="273EE13B" w:rsidR="00516F0B" w:rsidRPr="00756814" w:rsidRDefault="00516F0B">
            <w:pPr>
              <w:spacing w:line="240" w:lineRule="auto"/>
              <w:rPr>
                <w:color w:val="auto"/>
                <w:sz w:val="20"/>
                <w:szCs w:val="20"/>
                <w:lang w:val="en-GB"/>
              </w:rPr>
            </w:pPr>
            <w:r w:rsidRPr="00756814">
              <w:rPr>
                <w:color w:val="auto"/>
                <w:sz w:val="20"/>
                <w:szCs w:val="20"/>
                <w:lang w:val="en-GB"/>
              </w:rPr>
              <w:t>64</w:t>
            </w:r>
          </w:p>
        </w:tc>
      </w:tr>
      <w:tr w:rsidR="00C924A2" w:rsidRPr="00C924A2" w14:paraId="2A93F5ED" w14:textId="77777777" w:rsidTr="00516F0B">
        <w:trPr>
          <w:jc w:val="center"/>
        </w:trPr>
        <w:tc>
          <w:tcPr>
            <w:tcW w:w="3116" w:type="dxa"/>
          </w:tcPr>
          <w:p w14:paraId="1FD3BBE2" w14:textId="7C44C938" w:rsidR="00516F0B" w:rsidRPr="00756814" w:rsidRDefault="00516F0B">
            <w:pPr>
              <w:spacing w:line="240" w:lineRule="auto"/>
              <w:rPr>
                <w:color w:val="auto"/>
                <w:sz w:val="20"/>
                <w:szCs w:val="20"/>
                <w:lang w:val="en-GB"/>
              </w:rPr>
            </w:pPr>
            <w:r w:rsidRPr="00756814">
              <w:rPr>
                <w:color w:val="auto"/>
                <w:sz w:val="20"/>
                <w:szCs w:val="20"/>
                <w:lang w:val="en-GB"/>
              </w:rPr>
              <w:t>1GC1</w:t>
            </w:r>
          </w:p>
        </w:tc>
        <w:tc>
          <w:tcPr>
            <w:tcW w:w="3117" w:type="dxa"/>
          </w:tcPr>
          <w:p w14:paraId="3905B23F" w14:textId="71E93D39" w:rsidR="00516F0B" w:rsidRPr="00756814" w:rsidRDefault="00516F0B">
            <w:pPr>
              <w:spacing w:line="240" w:lineRule="auto"/>
              <w:rPr>
                <w:color w:val="auto"/>
                <w:sz w:val="20"/>
                <w:szCs w:val="20"/>
                <w:lang w:val="en-GB"/>
              </w:rPr>
            </w:pPr>
            <w:r w:rsidRPr="00756814">
              <w:rPr>
                <w:color w:val="auto"/>
                <w:sz w:val="20"/>
                <w:szCs w:val="20"/>
                <w:lang w:val="en-GB"/>
              </w:rPr>
              <w:t>49</w:t>
            </w:r>
          </w:p>
        </w:tc>
      </w:tr>
      <w:tr w:rsidR="00C924A2" w:rsidRPr="00C924A2" w14:paraId="76A9A0AE" w14:textId="77777777" w:rsidTr="00516F0B">
        <w:trPr>
          <w:jc w:val="center"/>
        </w:trPr>
        <w:tc>
          <w:tcPr>
            <w:tcW w:w="3116" w:type="dxa"/>
          </w:tcPr>
          <w:p w14:paraId="547A3E05" w14:textId="596CE135" w:rsidR="00516F0B" w:rsidRPr="00756814" w:rsidRDefault="00516F0B">
            <w:pPr>
              <w:spacing w:line="240" w:lineRule="auto"/>
              <w:rPr>
                <w:color w:val="auto"/>
                <w:sz w:val="20"/>
                <w:szCs w:val="20"/>
                <w:lang w:val="en-GB"/>
              </w:rPr>
            </w:pPr>
            <w:r w:rsidRPr="00756814">
              <w:rPr>
                <w:color w:val="auto"/>
                <w:sz w:val="20"/>
                <w:szCs w:val="20"/>
                <w:lang w:val="en-GB"/>
              </w:rPr>
              <w:t>1DAN</w:t>
            </w:r>
          </w:p>
        </w:tc>
        <w:tc>
          <w:tcPr>
            <w:tcW w:w="3117" w:type="dxa"/>
          </w:tcPr>
          <w:p w14:paraId="483A10F7" w14:textId="7F962FAC" w:rsidR="00516F0B" w:rsidRPr="00756814" w:rsidRDefault="00516F0B">
            <w:pPr>
              <w:spacing w:line="240" w:lineRule="auto"/>
              <w:rPr>
                <w:color w:val="auto"/>
                <w:sz w:val="20"/>
                <w:szCs w:val="20"/>
                <w:lang w:val="en-GB"/>
              </w:rPr>
            </w:pPr>
            <w:r w:rsidRPr="00756814">
              <w:rPr>
                <w:color w:val="auto"/>
                <w:sz w:val="20"/>
                <w:szCs w:val="20"/>
                <w:lang w:val="en-GB"/>
              </w:rPr>
              <w:t>43</w:t>
            </w:r>
          </w:p>
        </w:tc>
      </w:tr>
      <w:tr w:rsidR="00C924A2" w:rsidRPr="00C924A2" w14:paraId="51B7C74C" w14:textId="77777777" w:rsidTr="00516F0B">
        <w:trPr>
          <w:jc w:val="center"/>
        </w:trPr>
        <w:tc>
          <w:tcPr>
            <w:tcW w:w="3116" w:type="dxa"/>
          </w:tcPr>
          <w:p w14:paraId="3B73E40A" w14:textId="0D8CE806" w:rsidR="00516F0B" w:rsidRPr="00756814" w:rsidRDefault="00516F0B">
            <w:pPr>
              <w:spacing w:line="240" w:lineRule="auto"/>
              <w:rPr>
                <w:color w:val="auto"/>
                <w:sz w:val="20"/>
                <w:szCs w:val="20"/>
                <w:lang w:val="en-GB"/>
              </w:rPr>
            </w:pPr>
            <w:r w:rsidRPr="00756814">
              <w:rPr>
                <w:color w:val="auto"/>
                <w:sz w:val="20"/>
                <w:szCs w:val="20"/>
                <w:lang w:val="en-GB"/>
              </w:rPr>
              <w:t>1JRH</w:t>
            </w:r>
          </w:p>
        </w:tc>
        <w:tc>
          <w:tcPr>
            <w:tcW w:w="3117" w:type="dxa"/>
          </w:tcPr>
          <w:p w14:paraId="6B2DA8F6" w14:textId="39D01803" w:rsidR="00516F0B" w:rsidRPr="00756814" w:rsidRDefault="00516F0B">
            <w:pPr>
              <w:spacing w:line="240" w:lineRule="auto"/>
              <w:rPr>
                <w:color w:val="auto"/>
                <w:sz w:val="20"/>
                <w:szCs w:val="20"/>
                <w:lang w:val="en-GB"/>
              </w:rPr>
            </w:pPr>
            <w:r w:rsidRPr="00756814">
              <w:rPr>
                <w:color w:val="auto"/>
                <w:sz w:val="20"/>
                <w:szCs w:val="20"/>
                <w:lang w:val="en-GB"/>
              </w:rPr>
              <w:t>31</w:t>
            </w:r>
          </w:p>
        </w:tc>
      </w:tr>
      <w:tr w:rsidR="00C924A2" w:rsidRPr="00C924A2" w14:paraId="35C65E54" w14:textId="77777777" w:rsidTr="00516F0B">
        <w:trPr>
          <w:jc w:val="center"/>
        </w:trPr>
        <w:tc>
          <w:tcPr>
            <w:tcW w:w="3116" w:type="dxa"/>
          </w:tcPr>
          <w:p w14:paraId="6A1BBFDC" w14:textId="3737C3F9" w:rsidR="00516F0B" w:rsidRPr="00756814" w:rsidRDefault="00516F0B">
            <w:pPr>
              <w:spacing w:line="240" w:lineRule="auto"/>
              <w:rPr>
                <w:color w:val="auto"/>
                <w:sz w:val="20"/>
                <w:szCs w:val="20"/>
                <w:lang w:val="en-GB"/>
              </w:rPr>
            </w:pPr>
            <w:r w:rsidRPr="00756814">
              <w:rPr>
                <w:color w:val="auto"/>
                <w:sz w:val="20"/>
                <w:szCs w:val="20"/>
                <w:lang w:val="en-GB"/>
              </w:rPr>
              <w:t>1BXI</w:t>
            </w:r>
          </w:p>
        </w:tc>
        <w:tc>
          <w:tcPr>
            <w:tcW w:w="3117" w:type="dxa"/>
          </w:tcPr>
          <w:p w14:paraId="16221D2F" w14:textId="6D729EA3" w:rsidR="00516F0B" w:rsidRPr="00756814" w:rsidRDefault="00516F0B">
            <w:pPr>
              <w:spacing w:line="240" w:lineRule="auto"/>
              <w:rPr>
                <w:color w:val="auto"/>
                <w:sz w:val="20"/>
                <w:szCs w:val="20"/>
                <w:lang w:val="en-GB"/>
              </w:rPr>
            </w:pPr>
            <w:r w:rsidRPr="00756814">
              <w:rPr>
                <w:color w:val="auto"/>
                <w:sz w:val="20"/>
                <w:szCs w:val="20"/>
                <w:lang w:val="en-GB"/>
              </w:rPr>
              <w:t>30</w:t>
            </w:r>
          </w:p>
        </w:tc>
      </w:tr>
      <w:tr w:rsidR="00C924A2" w:rsidRPr="00C924A2" w14:paraId="28C93861" w14:textId="77777777" w:rsidTr="00516F0B">
        <w:trPr>
          <w:jc w:val="center"/>
        </w:trPr>
        <w:tc>
          <w:tcPr>
            <w:tcW w:w="3116" w:type="dxa"/>
          </w:tcPr>
          <w:p w14:paraId="2DCE48CD" w14:textId="266CCBE1" w:rsidR="00516F0B" w:rsidRPr="00756814" w:rsidRDefault="00516F0B">
            <w:pPr>
              <w:spacing w:line="240" w:lineRule="auto"/>
              <w:rPr>
                <w:color w:val="auto"/>
                <w:sz w:val="20"/>
                <w:szCs w:val="20"/>
                <w:lang w:val="en-GB"/>
              </w:rPr>
            </w:pPr>
            <w:r w:rsidRPr="00756814">
              <w:rPr>
                <w:color w:val="auto"/>
                <w:sz w:val="20"/>
                <w:szCs w:val="20"/>
                <w:lang w:val="en-GB"/>
              </w:rPr>
              <w:t>1A4Y</w:t>
            </w:r>
          </w:p>
        </w:tc>
        <w:tc>
          <w:tcPr>
            <w:tcW w:w="3117" w:type="dxa"/>
          </w:tcPr>
          <w:p w14:paraId="685BE767" w14:textId="51AE0B2F" w:rsidR="00516F0B" w:rsidRPr="00756814" w:rsidRDefault="00516F0B">
            <w:pPr>
              <w:spacing w:line="240" w:lineRule="auto"/>
              <w:rPr>
                <w:color w:val="auto"/>
                <w:sz w:val="20"/>
                <w:szCs w:val="20"/>
                <w:lang w:val="en-GB"/>
              </w:rPr>
            </w:pPr>
            <w:r w:rsidRPr="00756814">
              <w:rPr>
                <w:color w:val="auto"/>
                <w:sz w:val="20"/>
                <w:szCs w:val="20"/>
                <w:lang w:val="en-GB"/>
              </w:rPr>
              <w:t>28</w:t>
            </w:r>
          </w:p>
        </w:tc>
      </w:tr>
      <w:tr w:rsidR="00C924A2" w:rsidRPr="00C924A2" w14:paraId="369D9AE8" w14:textId="77777777" w:rsidTr="00516F0B">
        <w:trPr>
          <w:jc w:val="center"/>
        </w:trPr>
        <w:tc>
          <w:tcPr>
            <w:tcW w:w="3116" w:type="dxa"/>
          </w:tcPr>
          <w:p w14:paraId="34FC7F3F" w14:textId="6CB0C1C0" w:rsidR="00516F0B" w:rsidRPr="00756814" w:rsidRDefault="00516F0B">
            <w:pPr>
              <w:spacing w:line="240" w:lineRule="auto"/>
              <w:rPr>
                <w:color w:val="auto"/>
                <w:sz w:val="20"/>
                <w:szCs w:val="20"/>
                <w:lang w:val="en-GB"/>
              </w:rPr>
            </w:pPr>
            <w:r w:rsidRPr="00756814">
              <w:rPr>
                <w:color w:val="auto"/>
                <w:sz w:val="20"/>
                <w:szCs w:val="20"/>
                <w:lang w:val="en-GB"/>
              </w:rPr>
              <w:t>1VFB</w:t>
            </w:r>
          </w:p>
        </w:tc>
        <w:tc>
          <w:tcPr>
            <w:tcW w:w="3117" w:type="dxa"/>
          </w:tcPr>
          <w:p w14:paraId="04186314" w14:textId="00CC5D39" w:rsidR="00516F0B" w:rsidRPr="00756814" w:rsidRDefault="00516F0B">
            <w:pPr>
              <w:spacing w:line="240" w:lineRule="auto"/>
              <w:rPr>
                <w:color w:val="auto"/>
                <w:sz w:val="20"/>
                <w:szCs w:val="20"/>
                <w:lang w:val="en-GB"/>
              </w:rPr>
            </w:pPr>
            <w:r w:rsidRPr="00756814">
              <w:rPr>
                <w:color w:val="auto"/>
                <w:sz w:val="20"/>
                <w:szCs w:val="20"/>
                <w:lang w:val="en-GB"/>
              </w:rPr>
              <w:t>28</w:t>
            </w:r>
          </w:p>
        </w:tc>
      </w:tr>
      <w:tr w:rsidR="00C924A2" w:rsidRPr="00C924A2" w14:paraId="7EF31EF3" w14:textId="77777777" w:rsidTr="00516F0B">
        <w:trPr>
          <w:jc w:val="center"/>
        </w:trPr>
        <w:tc>
          <w:tcPr>
            <w:tcW w:w="3116" w:type="dxa"/>
          </w:tcPr>
          <w:p w14:paraId="363E38D7" w14:textId="45AFAA96" w:rsidR="00516F0B" w:rsidRPr="00756814" w:rsidRDefault="00516F0B">
            <w:pPr>
              <w:spacing w:line="240" w:lineRule="auto"/>
              <w:rPr>
                <w:color w:val="auto"/>
                <w:sz w:val="20"/>
                <w:szCs w:val="20"/>
                <w:lang w:val="en-GB"/>
              </w:rPr>
            </w:pPr>
            <w:r w:rsidRPr="00756814">
              <w:rPr>
                <w:color w:val="auto"/>
                <w:sz w:val="20"/>
                <w:szCs w:val="20"/>
                <w:lang w:val="en-GB"/>
              </w:rPr>
              <w:t>3HFM</w:t>
            </w:r>
          </w:p>
        </w:tc>
        <w:tc>
          <w:tcPr>
            <w:tcW w:w="3117" w:type="dxa"/>
          </w:tcPr>
          <w:p w14:paraId="76E9B5DF" w14:textId="70268B75" w:rsidR="00516F0B" w:rsidRPr="00756814" w:rsidRDefault="00516F0B">
            <w:pPr>
              <w:spacing w:line="240" w:lineRule="auto"/>
              <w:rPr>
                <w:color w:val="auto"/>
                <w:sz w:val="20"/>
                <w:szCs w:val="20"/>
                <w:lang w:val="en-GB"/>
              </w:rPr>
            </w:pPr>
            <w:r w:rsidRPr="00756814">
              <w:rPr>
                <w:color w:val="auto"/>
                <w:sz w:val="20"/>
                <w:szCs w:val="20"/>
                <w:lang w:val="en-GB"/>
              </w:rPr>
              <w:t>25</w:t>
            </w:r>
          </w:p>
        </w:tc>
      </w:tr>
      <w:tr w:rsidR="00C924A2" w:rsidRPr="00C924A2" w14:paraId="7FB46B26" w14:textId="77777777" w:rsidTr="00516F0B">
        <w:trPr>
          <w:jc w:val="center"/>
        </w:trPr>
        <w:tc>
          <w:tcPr>
            <w:tcW w:w="3116" w:type="dxa"/>
          </w:tcPr>
          <w:p w14:paraId="0A275127" w14:textId="7A95D66E" w:rsidR="00516F0B" w:rsidRPr="00756814" w:rsidRDefault="00516F0B">
            <w:pPr>
              <w:spacing w:line="240" w:lineRule="auto"/>
              <w:rPr>
                <w:color w:val="auto"/>
                <w:sz w:val="20"/>
                <w:szCs w:val="20"/>
                <w:lang w:val="en-GB"/>
              </w:rPr>
            </w:pPr>
            <w:r w:rsidRPr="00756814">
              <w:rPr>
                <w:color w:val="auto"/>
                <w:sz w:val="20"/>
                <w:szCs w:val="20"/>
                <w:lang w:val="en-GB"/>
              </w:rPr>
              <w:t>1DFJ</w:t>
            </w:r>
          </w:p>
        </w:tc>
        <w:tc>
          <w:tcPr>
            <w:tcW w:w="3117" w:type="dxa"/>
          </w:tcPr>
          <w:p w14:paraId="22ADC6E8" w14:textId="5B72CA6C" w:rsidR="00516F0B" w:rsidRPr="00756814" w:rsidRDefault="00516F0B">
            <w:pPr>
              <w:spacing w:line="240" w:lineRule="auto"/>
              <w:rPr>
                <w:color w:val="auto"/>
                <w:sz w:val="20"/>
                <w:szCs w:val="20"/>
                <w:lang w:val="en-GB"/>
              </w:rPr>
            </w:pPr>
            <w:r w:rsidRPr="00756814">
              <w:rPr>
                <w:color w:val="auto"/>
                <w:sz w:val="20"/>
                <w:szCs w:val="20"/>
                <w:lang w:val="en-GB"/>
              </w:rPr>
              <w:t>14</w:t>
            </w:r>
          </w:p>
        </w:tc>
      </w:tr>
      <w:tr w:rsidR="00C924A2" w:rsidRPr="00C924A2" w14:paraId="3F4E289F" w14:textId="77777777" w:rsidTr="00516F0B">
        <w:trPr>
          <w:jc w:val="center"/>
        </w:trPr>
        <w:tc>
          <w:tcPr>
            <w:tcW w:w="3116" w:type="dxa"/>
          </w:tcPr>
          <w:p w14:paraId="23D61518" w14:textId="16952974" w:rsidR="00516F0B" w:rsidRPr="00756814" w:rsidRDefault="00516F0B">
            <w:pPr>
              <w:spacing w:line="240" w:lineRule="auto"/>
              <w:rPr>
                <w:color w:val="auto"/>
                <w:sz w:val="20"/>
                <w:szCs w:val="20"/>
                <w:lang w:val="en-GB"/>
              </w:rPr>
            </w:pPr>
            <w:r w:rsidRPr="00756814">
              <w:rPr>
                <w:color w:val="auto"/>
                <w:sz w:val="20"/>
                <w:szCs w:val="20"/>
                <w:lang w:val="en-GB"/>
              </w:rPr>
              <w:t>1BRS</w:t>
            </w:r>
          </w:p>
        </w:tc>
        <w:tc>
          <w:tcPr>
            <w:tcW w:w="3117" w:type="dxa"/>
          </w:tcPr>
          <w:p w14:paraId="3891754F" w14:textId="60C2AC57" w:rsidR="00516F0B" w:rsidRPr="00756814" w:rsidRDefault="00516F0B">
            <w:pPr>
              <w:spacing w:line="240" w:lineRule="auto"/>
              <w:rPr>
                <w:color w:val="auto"/>
                <w:sz w:val="20"/>
                <w:szCs w:val="20"/>
                <w:lang w:val="en-GB"/>
              </w:rPr>
            </w:pPr>
            <w:r w:rsidRPr="00756814">
              <w:rPr>
                <w:color w:val="auto"/>
                <w:sz w:val="20"/>
                <w:szCs w:val="20"/>
                <w:lang w:val="en-GB"/>
              </w:rPr>
              <w:t>14</w:t>
            </w:r>
          </w:p>
        </w:tc>
      </w:tr>
      <w:tr w:rsidR="00C924A2" w:rsidRPr="00C924A2" w14:paraId="1B8720B0" w14:textId="77777777" w:rsidTr="00516F0B">
        <w:trPr>
          <w:jc w:val="center"/>
        </w:trPr>
        <w:tc>
          <w:tcPr>
            <w:tcW w:w="3116" w:type="dxa"/>
          </w:tcPr>
          <w:p w14:paraId="6A65DB1C" w14:textId="6CBBE01D" w:rsidR="00516F0B" w:rsidRPr="00756814" w:rsidRDefault="00516F0B">
            <w:pPr>
              <w:spacing w:line="240" w:lineRule="auto"/>
              <w:rPr>
                <w:color w:val="auto"/>
                <w:sz w:val="20"/>
                <w:szCs w:val="20"/>
                <w:lang w:val="en-GB"/>
              </w:rPr>
            </w:pPr>
            <w:r w:rsidRPr="00756814">
              <w:rPr>
                <w:color w:val="auto"/>
                <w:sz w:val="20"/>
                <w:szCs w:val="20"/>
                <w:lang w:val="en-GB"/>
              </w:rPr>
              <w:t>1JCK</w:t>
            </w:r>
          </w:p>
        </w:tc>
        <w:tc>
          <w:tcPr>
            <w:tcW w:w="3117" w:type="dxa"/>
          </w:tcPr>
          <w:p w14:paraId="1EAADA58" w14:textId="7E91BB82" w:rsidR="00516F0B" w:rsidRPr="00756814" w:rsidRDefault="00516F0B">
            <w:pPr>
              <w:spacing w:line="240" w:lineRule="auto"/>
              <w:rPr>
                <w:color w:val="auto"/>
                <w:sz w:val="20"/>
                <w:szCs w:val="20"/>
                <w:lang w:val="en-GB"/>
              </w:rPr>
            </w:pPr>
            <w:r w:rsidRPr="00756814">
              <w:rPr>
                <w:color w:val="auto"/>
                <w:sz w:val="20"/>
                <w:szCs w:val="20"/>
                <w:lang w:val="en-GB"/>
              </w:rPr>
              <w:t>9</w:t>
            </w:r>
          </w:p>
        </w:tc>
      </w:tr>
      <w:tr w:rsidR="00C924A2" w:rsidRPr="00C924A2" w14:paraId="7910E8F8" w14:textId="77777777" w:rsidTr="00516F0B">
        <w:trPr>
          <w:jc w:val="center"/>
        </w:trPr>
        <w:tc>
          <w:tcPr>
            <w:tcW w:w="3116" w:type="dxa"/>
          </w:tcPr>
          <w:p w14:paraId="2845B68B" w14:textId="3F46F4C6" w:rsidR="00516F0B" w:rsidRPr="00756814" w:rsidRDefault="00516F0B">
            <w:pPr>
              <w:spacing w:line="240" w:lineRule="auto"/>
              <w:rPr>
                <w:color w:val="auto"/>
                <w:sz w:val="20"/>
                <w:szCs w:val="20"/>
                <w:lang w:val="en-GB"/>
              </w:rPr>
            </w:pPr>
            <w:r w:rsidRPr="00756814">
              <w:rPr>
                <w:color w:val="auto"/>
                <w:sz w:val="20"/>
                <w:szCs w:val="20"/>
                <w:lang w:val="en-GB"/>
              </w:rPr>
              <w:t>1F47</w:t>
            </w:r>
          </w:p>
        </w:tc>
        <w:tc>
          <w:tcPr>
            <w:tcW w:w="3117" w:type="dxa"/>
          </w:tcPr>
          <w:p w14:paraId="54F93FC9" w14:textId="20291C82" w:rsidR="00516F0B" w:rsidRPr="00756814" w:rsidRDefault="00516F0B">
            <w:pPr>
              <w:spacing w:line="240" w:lineRule="auto"/>
              <w:rPr>
                <w:color w:val="auto"/>
                <w:sz w:val="20"/>
                <w:szCs w:val="20"/>
                <w:lang w:val="en-GB"/>
              </w:rPr>
            </w:pPr>
            <w:r w:rsidRPr="00756814">
              <w:rPr>
                <w:color w:val="auto"/>
                <w:sz w:val="20"/>
                <w:szCs w:val="20"/>
                <w:lang w:val="en-GB"/>
              </w:rPr>
              <w:t>9</w:t>
            </w:r>
          </w:p>
        </w:tc>
      </w:tr>
      <w:tr w:rsidR="00C924A2" w:rsidRPr="00C924A2" w14:paraId="3C9B6222" w14:textId="77777777" w:rsidTr="00516F0B">
        <w:trPr>
          <w:jc w:val="center"/>
        </w:trPr>
        <w:tc>
          <w:tcPr>
            <w:tcW w:w="3116" w:type="dxa"/>
          </w:tcPr>
          <w:p w14:paraId="6FA8C337" w14:textId="4A9E352A" w:rsidR="00516F0B" w:rsidRPr="00756814" w:rsidRDefault="00516F0B">
            <w:pPr>
              <w:spacing w:line="240" w:lineRule="auto"/>
              <w:rPr>
                <w:color w:val="auto"/>
                <w:sz w:val="20"/>
                <w:szCs w:val="20"/>
                <w:lang w:val="en-GB"/>
              </w:rPr>
            </w:pPr>
            <w:r w:rsidRPr="00756814">
              <w:rPr>
                <w:color w:val="auto"/>
                <w:sz w:val="20"/>
                <w:szCs w:val="20"/>
                <w:lang w:val="en-GB"/>
              </w:rPr>
              <w:t>1AHW</w:t>
            </w:r>
          </w:p>
        </w:tc>
        <w:tc>
          <w:tcPr>
            <w:tcW w:w="3117" w:type="dxa"/>
          </w:tcPr>
          <w:p w14:paraId="57C85CC2" w14:textId="326A70BD" w:rsidR="00516F0B" w:rsidRPr="00756814" w:rsidRDefault="00516F0B">
            <w:pPr>
              <w:spacing w:line="240" w:lineRule="auto"/>
              <w:rPr>
                <w:color w:val="auto"/>
                <w:sz w:val="20"/>
                <w:szCs w:val="20"/>
                <w:lang w:val="en-GB"/>
              </w:rPr>
            </w:pPr>
            <w:r w:rsidRPr="00756814">
              <w:rPr>
                <w:color w:val="auto"/>
                <w:sz w:val="20"/>
                <w:szCs w:val="20"/>
                <w:lang w:val="en-GB"/>
              </w:rPr>
              <w:t>8</w:t>
            </w:r>
          </w:p>
        </w:tc>
      </w:tr>
      <w:tr w:rsidR="00C924A2" w:rsidRPr="00C924A2" w14:paraId="025E2F8B" w14:textId="77777777" w:rsidTr="00516F0B">
        <w:trPr>
          <w:jc w:val="center"/>
        </w:trPr>
        <w:tc>
          <w:tcPr>
            <w:tcW w:w="3116" w:type="dxa"/>
          </w:tcPr>
          <w:p w14:paraId="6D1D2E81" w14:textId="01CBD330" w:rsidR="00516F0B" w:rsidRPr="00756814" w:rsidRDefault="00516F0B">
            <w:pPr>
              <w:spacing w:line="240" w:lineRule="auto"/>
              <w:rPr>
                <w:color w:val="auto"/>
                <w:sz w:val="20"/>
                <w:szCs w:val="20"/>
                <w:lang w:val="en-GB"/>
              </w:rPr>
            </w:pPr>
            <w:r w:rsidRPr="00756814">
              <w:rPr>
                <w:color w:val="auto"/>
                <w:sz w:val="20"/>
                <w:szCs w:val="20"/>
                <w:lang w:val="en-GB"/>
              </w:rPr>
              <w:t>1CBW</w:t>
            </w:r>
          </w:p>
        </w:tc>
        <w:tc>
          <w:tcPr>
            <w:tcW w:w="3117" w:type="dxa"/>
          </w:tcPr>
          <w:p w14:paraId="47AAE69F" w14:textId="03718CF7" w:rsidR="00516F0B" w:rsidRPr="00756814" w:rsidRDefault="00516F0B">
            <w:pPr>
              <w:spacing w:line="240" w:lineRule="auto"/>
              <w:rPr>
                <w:color w:val="auto"/>
                <w:sz w:val="20"/>
                <w:szCs w:val="20"/>
                <w:lang w:val="en-GB"/>
              </w:rPr>
            </w:pPr>
            <w:r w:rsidRPr="00756814">
              <w:rPr>
                <w:color w:val="auto"/>
                <w:sz w:val="20"/>
                <w:szCs w:val="20"/>
                <w:lang w:val="en-GB"/>
              </w:rPr>
              <w:t>8</w:t>
            </w:r>
          </w:p>
        </w:tc>
      </w:tr>
      <w:tr w:rsidR="00C924A2" w:rsidRPr="00C924A2" w14:paraId="3D6275AD" w14:textId="77777777" w:rsidTr="00516F0B">
        <w:trPr>
          <w:jc w:val="center"/>
        </w:trPr>
        <w:tc>
          <w:tcPr>
            <w:tcW w:w="3116" w:type="dxa"/>
          </w:tcPr>
          <w:p w14:paraId="0F059127" w14:textId="0F51A2D5" w:rsidR="00516F0B" w:rsidRPr="00756814" w:rsidRDefault="00516F0B">
            <w:pPr>
              <w:spacing w:line="240" w:lineRule="auto"/>
              <w:rPr>
                <w:color w:val="auto"/>
                <w:sz w:val="20"/>
                <w:szCs w:val="20"/>
                <w:lang w:val="en-GB"/>
              </w:rPr>
            </w:pPr>
            <w:r w:rsidRPr="00756814">
              <w:rPr>
                <w:color w:val="auto"/>
                <w:sz w:val="20"/>
                <w:szCs w:val="20"/>
                <w:lang w:val="en-GB"/>
              </w:rPr>
              <w:t>1FCC</w:t>
            </w:r>
          </w:p>
        </w:tc>
        <w:tc>
          <w:tcPr>
            <w:tcW w:w="3117" w:type="dxa"/>
          </w:tcPr>
          <w:p w14:paraId="481DE18B" w14:textId="49E08CB6" w:rsidR="00516F0B" w:rsidRPr="00756814" w:rsidRDefault="00516F0B">
            <w:pPr>
              <w:spacing w:line="240" w:lineRule="auto"/>
              <w:rPr>
                <w:color w:val="auto"/>
                <w:sz w:val="20"/>
                <w:szCs w:val="20"/>
                <w:lang w:val="en-GB"/>
              </w:rPr>
            </w:pPr>
            <w:r w:rsidRPr="00756814">
              <w:rPr>
                <w:color w:val="auto"/>
                <w:sz w:val="20"/>
                <w:szCs w:val="20"/>
                <w:lang w:val="en-GB"/>
              </w:rPr>
              <w:t>8</w:t>
            </w:r>
          </w:p>
        </w:tc>
      </w:tr>
      <w:tr w:rsidR="00C924A2" w:rsidRPr="00C924A2" w14:paraId="625FACFE" w14:textId="77777777" w:rsidTr="00516F0B">
        <w:trPr>
          <w:jc w:val="center"/>
        </w:trPr>
        <w:tc>
          <w:tcPr>
            <w:tcW w:w="3116" w:type="dxa"/>
          </w:tcPr>
          <w:p w14:paraId="2E960747" w14:textId="3D449948" w:rsidR="00516F0B" w:rsidRPr="00756814" w:rsidRDefault="00516F0B">
            <w:pPr>
              <w:spacing w:line="240" w:lineRule="auto"/>
              <w:rPr>
                <w:color w:val="auto"/>
                <w:sz w:val="20"/>
                <w:szCs w:val="20"/>
                <w:lang w:val="en-GB"/>
              </w:rPr>
            </w:pPr>
            <w:r w:rsidRPr="00756814">
              <w:rPr>
                <w:color w:val="auto"/>
                <w:sz w:val="20"/>
                <w:szCs w:val="20"/>
                <w:lang w:val="en-GB"/>
              </w:rPr>
              <w:t>1DN2</w:t>
            </w:r>
          </w:p>
        </w:tc>
        <w:tc>
          <w:tcPr>
            <w:tcW w:w="3117" w:type="dxa"/>
          </w:tcPr>
          <w:p w14:paraId="7B32AE8F" w14:textId="0BB93F71" w:rsidR="00516F0B" w:rsidRPr="00756814" w:rsidRDefault="00516F0B">
            <w:pPr>
              <w:spacing w:line="240" w:lineRule="auto"/>
              <w:rPr>
                <w:color w:val="auto"/>
                <w:sz w:val="20"/>
                <w:szCs w:val="20"/>
                <w:lang w:val="en-GB"/>
              </w:rPr>
            </w:pPr>
            <w:r w:rsidRPr="00756814">
              <w:rPr>
                <w:color w:val="auto"/>
                <w:sz w:val="20"/>
                <w:szCs w:val="20"/>
                <w:lang w:val="en-GB"/>
              </w:rPr>
              <w:t>5</w:t>
            </w:r>
          </w:p>
        </w:tc>
      </w:tr>
      <w:tr w:rsidR="00C924A2" w:rsidRPr="00C924A2" w14:paraId="067CA2B7" w14:textId="77777777" w:rsidTr="00516F0B">
        <w:trPr>
          <w:jc w:val="center"/>
        </w:trPr>
        <w:tc>
          <w:tcPr>
            <w:tcW w:w="3116" w:type="dxa"/>
          </w:tcPr>
          <w:p w14:paraId="79E2C99D" w14:textId="51463EA3" w:rsidR="00516F0B" w:rsidRPr="00756814" w:rsidRDefault="00516F0B">
            <w:pPr>
              <w:spacing w:line="240" w:lineRule="auto"/>
              <w:rPr>
                <w:color w:val="auto"/>
                <w:sz w:val="20"/>
                <w:szCs w:val="20"/>
                <w:lang w:val="en-GB"/>
              </w:rPr>
            </w:pPr>
            <w:r w:rsidRPr="00756814">
              <w:rPr>
                <w:color w:val="auto"/>
                <w:sz w:val="20"/>
                <w:szCs w:val="20"/>
                <w:lang w:val="en-GB"/>
              </w:rPr>
              <w:t>1FC2</w:t>
            </w:r>
          </w:p>
        </w:tc>
        <w:tc>
          <w:tcPr>
            <w:tcW w:w="3117" w:type="dxa"/>
          </w:tcPr>
          <w:p w14:paraId="78AC566E" w14:textId="0EDDDAB2" w:rsidR="00516F0B" w:rsidRPr="00756814" w:rsidRDefault="00516F0B">
            <w:pPr>
              <w:spacing w:line="240" w:lineRule="auto"/>
              <w:rPr>
                <w:color w:val="auto"/>
                <w:sz w:val="20"/>
                <w:szCs w:val="20"/>
                <w:lang w:val="en-GB"/>
              </w:rPr>
            </w:pPr>
            <w:r w:rsidRPr="00756814">
              <w:rPr>
                <w:color w:val="auto"/>
                <w:sz w:val="20"/>
                <w:szCs w:val="20"/>
                <w:lang w:val="en-GB"/>
              </w:rPr>
              <w:t>3</w:t>
            </w:r>
          </w:p>
        </w:tc>
      </w:tr>
      <w:tr w:rsidR="00C924A2" w:rsidRPr="00C924A2" w14:paraId="1EC1D306" w14:textId="77777777" w:rsidTr="00516F0B">
        <w:trPr>
          <w:jc w:val="center"/>
        </w:trPr>
        <w:tc>
          <w:tcPr>
            <w:tcW w:w="3116" w:type="dxa"/>
          </w:tcPr>
          <w:p w14:paraId="3005563B" w14:textId="4DFF9332" w:rsidR="00516F0B" w:rsidRPr="00756814" w:rsidRDefault="00516F0B">
            <w:pPr>
              <w:spacing w:line="240" w:lineRule="auto"/>
              <w:rPr>
                <w:color w:val="auto"/>
                <w:sz w:val="20"/>
                <w:szCs w:val="20"/>
                <w:lang w:val="en-GB"/>
              </w:rPr>
            </w:pPr>
            <w:r w:rsidRPr="00756814">
              <w:rPr>
                <w:color w:val="auto"/>
                <w:sz w:val="20"/>
                <w:szCs w:val="20"/>
                <w:lang w:val="en-GB"/>
              </w:rPr>
              <w:t>2PTC</w:t>
            </w:r>
          </w:p>
        </w:tc>
        <w:tc>
          <w:tcPr>
            <w:tcW w:w="3117" w:type="dxa"/>
          </w:tcPr>
          <w:p w14:paraId="78B3A4AF" w14:textId="60BEBD0E" w:rsidR="00516F0B" w:rsidRPr="00756814" w:rsidRDefault="00516F0B">
            <w:pPr>
              <w:spacing w:line="240" w:lineRule="auto"/>
              <w:rPr>
                <w:color w:val="auto"/>
                <w:sz w:val="20"/>
                <w:szCs w:val="20"/>
                <w:lang w:val="en-GB"/>
              </w:rPr>
            </w:pPr>
            <w:r w:rsidRPr="00756814">
              <w:rPr>
                <w:color w:val="auto"/>
                <w:sz w:val="20"/>
                <w:szCs w:val="20"/>
                <w:lang w:val="en-GB"/>
              </w:rPr>
              <w:t>1</w:t>
            </w:r>
          </w:p>
        </w:tc>
      </w:tr>
      <w:tr w:rsidR="00C924A2" w:rsidRPr="00C924A2" w14:paraId="370837E5" w14:textId="77777777" w:rsidTr="00516F0B">
        <w:trPr>
          <w:jc w:val="center"/>
        </w:trPr>
        <w:tc>
          <w:tcPr>
            <w:tcW w:w="3116" w:type="dxa"/>
          </w:tcPr>
          <w:p w14:paraId="2731C612" w14:textId="139A0918" w:rsidR="00516F0B" w:rsidRPr="00756814" w:rsidRDefault="00516F0B">
            <w:pPr>
              <w:spacing w:line="240" w:lineRule="auto"/>
              <w:rPr>
                <w:color w:val="auto"/>
                <w:sz w:val="20"/>
                <w:szCs w:val="20"/>
                <w:lang w:val="en-GB"/>
              </w:rPr>
            </w:pPr>
            <w:r w:rsidRPr="00756814">
              <w:rPr>
                <w:color w:val="auto"/>
                <w:sz w:val="20"/>
                <w:szCs w:val="20"/>
                <w:lang w:val="en-GB"/>
              </w:rPr>
              <w:t>1NMB</w:t>
            </w:r>
          </w:p>
        </w:tc>
        <w:tc>
          <w:tcPr>
            <w:tcW w:w="3117" w:type="dxa"/>
          </w:tcPr>
          <w:p w14:paraId="7D9ACF1B" w14:textId="175BAAAC" w:rsidR="00516F0B" w:rsidRPr="00756814" w:rsidRDefault="00516F0B">
            <w:pPr>
              <w:spacing w:line="240" w:lineRule="auto"/>
              <w:rPr>
                <w:color w:val="auto"/>
                <w:sz w:val="20"/>
                <w:szCs w:val="20"/>
                <w:lang w:val="en-GB"/>
              </w:rPr>
            </w:pPr>
            <w:r w:rsidRPr="00756814">
              <w:rPr>
                <w:color w:val="auto"/>
                <w:sz w:val="20"/>
                <w:szCs w:val="20"/>
                <w:lang w:val="en-GB"/>
              </w:rPr>
              <w:t>1</w:t>
            </w:r>
          </w:p>
        </w:tc>
      </w:tr>
    </w:tbl>
    <w:p w14:paraId="6CDAFE87" w14:textId="77777777" w:rsidR="00D43AF3" w:rsidRDefault="00D43AF3" w:rsidP="00B87456">
      <w:pPr>
        <w:spacing w:line="240" w:lineRule="auto"/>
        <w:rPr>
          <w:lang w:val="en-GB"/>
        </w:rPr>
      </w:pPr>
    </w:p>
    <w:p w14:paraId="085D0DF0" w14:textId="59BD6D10" w:rsidR="00D43AF3" w:rsidRDefault="00D43AF3">
      <w:pPr>
        <w:spacing w:line="240" w:lineRule="auto"/>
        <w:rPr>
          <w:lang w:val="en-GB"/>
        </w:rPr>
      </w:pPr>
    </w:p>
    <w:p w14:paraId="1D3FF53E" w14:textId="2863666C" w:rsidR="00CD60D2" w:rsidRPr="00B87456" w:rsidRDefault="004B316D" w:rsidP="00B87456">
      <w:pPr>
        <w:spacing w:line="240" w:lineRule="auto"/>
        <w:rPr>
          <w:b/>
          <w:lang w:val="en-GB"/>
        </w:rPr>
      </w:pPr>
      <w:del w:id="14" w:author="Carlos Miranda Rodrigues" w:date="2019-04-09T17:39:00Z">
        <w:r w:rsidDel="00516F0B">
          <w:rPr>
            <w:lang w:val="en-GB"/>
          </w:rPr>
          <w:br w:type="page"/>
        </w:r>
      </w:del>
      <w:r w:rsidR="00733D7F" w:rsidRPr="00B87456">
        <w:rPr>
          <w:b/>
          <w:lang w:val="en-GB"/>
        </w:rPr>
        <w:lastRenderedPageBreak/>
        <w:t>FIGURES</w:t>
      </w:r>
    </w:p>
    <w:p w14:paraId="39B014E1" w14:textId="77777777" w:rsidR="00CD60D2" w:rsidRDefault="00CD60D2">
      <w:pPr>
        <w:rPr>
          <w:lang w:val="en-GB"/>
        </w:rPr>
      </w:pPr>
    </w:p>
    <w:p w14:paraId="331DCEE9" w14:textId="77777777" w:rsidR="00CD60D2" w:rsidRDefault="00733D7F">
      <w:pPr>
        <w:rPr>
          <w:lang w:val="en-GB"/>
        </w:rPr>
      </w:pPr>
      <w:r>
        <w:rPr>
          <w:noProof/>
          <w:lang w:val="en-GB"/>
        </w:rPr>
        <w:drawing>
          <wp:inline distT="0" distB="0" distL="0" distR="0" wp14:anchorId="38870F6D" wp14:editId="30679088">
            <wp:extent cx="5943600" cy="6032500"/>
            <wp:effectExtent l="0" t="0" r="0" b="0"/>
            <wp:docPr id="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pic:cNvPicPr>
                      <a:picLocks noChangeAspect="1" noChangeArrowheads="1"/>
                    </pic:cNvPicPr>
                  </pic:nvPicPr>
                  <pic:blipFill>
                    <a:blip r:embed="rId6"/>
                    <a:stretch>
                      <a:fillRect/>
                    </a:stretch>
                  </pic:blipFill>
                  <pic:spPr bwMode="auto">
                    <a:xfrm>
                      <a:off x="0" y="0"/>
                      <a:ext cx="5943600" cy="6032500"/>
                    </a:xfrm>
                    <a:prstGeom prst="rect">
                      <a:avLst/>
                    </a:prstGeom>
                  </pic:spPr>
                </pic:pic>
              </a:graphicData>
            </a:graphic>
          </wp:inline>
        </w:drawing>
      </w:r>
    </w:p>
    <w:p w14:paraId="19978BF3" w14:textId="77777777" w:rsidR="00CD60D2" w:rsidRDefault="00733D7F">
      <w:pPr>
        <w:rPr>
          <w:sz w:val="20"/>
          <w:szCs w:val="20"/>
          <w:lang w:val="en-GB"/>
        </w:rPr>
      </w:pPr>
      <w:r>
        <w:rPr>
          <w:b/>
          <w:sz w:val="20"/>
          <w:szCs w:val="20"/>
          <w:lang w:val="en-GB"/>
        </w:rPr>
        <w:t>Figure S1</w:t>
      </w:r>
      <w:r>
        <w:rPr>
          <w:sz w:val="20"/>
          <w:szCs w:val="20"/>
          <w:lang w:val="en-GB"/>
        </w:rPr>
        <w:t xml:space="preserve"> - Submission page for user-specified mutations. Two options are available. For the “Single Mutation” option mCSM-PPI2 requires one to specify a string containing the wild-type, wild-type residue one-letter code, the position in the structure, the mutant residue one-letter code and the chain identifier. For the “Mutation List” option users are asked to provide a file with a list of mutations for batch processing. For both options a PDB file is also required.</w:t>
      </w:r>
    </w:p>
    <w:p w14:paraId="65E0B1CE" w14:textId="77777777" w:rsidR="00CD60D2" w:rsidRDefault="00CD60D2">
      <w:pPr>
        <w:rPr>
          <w:lang w:val="en-GB"/>
        </w:rPr>
      </w:pPr>
    </w:p>
    <w:p w14:paraId="78122571" w14:textId="77777777" w:rsidR="00CD60D2" w:rsidRDefault="00733D7F">
      <w:pPr>
        <w:rPr>
          <w:lang w:val="en-GB"/>
        </w:rPr>
      </w:pPr>
      <w:r>
        <w:rPr>
          <w:noProof/>
          <w:lang w:val="en-GB"/>
        </w:rPr>
        <w:lastRenderedPageBreak/>
        <w:drawing>
          <wp:inline distT="0" distB="0" distL="0" distR="0" wp14:anchorId="10207345" wp14:editId="47F2EAF1">
            <wp:extent cx="5943600" cy="5943600"/>
            <wp:effectExtent l="0" t="0" r="0" b="0"/>
            <wp:docPr id="2"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pic:cNvPicPr>
                      <a:picLocks noChangeAspect="1" noChangeArrowheads="1"/>
                    </pic:cNvPicPr>
                  </pic:nvPicPr>
                  <pic:blipFill>
                    <a:blip r:embed="rId7"/>
                    <a:stretch>
                      <a:fillRect/>
                    </a:stretch>
                  </pic:blipFill>
                  <pic:spPr bwMode="auto">
                    <a:xfrm>
                      <a:off x="0" y="0"/>
                      <a:ext cx="5943600" cy="5943600"/>
                    </a:xfrm>
                    <a:prstGeom prst="rect">
                      <a:avLst/>
                    </a:prstGeom>
                  </pic:spPr>
                </pic:pic>
              </a:graphicData>
            </a:graphic>
          </wp:inline>
        </w:drawing>
      </w:r>
    </w:p>
    <w:p w14:paraId="6B3358AF" w14:textId="77777777" w:rsidR="00CD60D2" w:rsidRDefault="00733D7F">
      <w:pPr>
        <w:rPr>
          <w:sz w:val="20"/>
          <w:szCs w:val="20"/>
          <w:lang w:val="en-GB"/>
        </w:rPr>
      </w:pPr>
      <w:r>
        <w:rPr>
          <w:b/>
          <w:sz w:val="20"/>
          <w:szCs w:val="20"/>
          <w:lang w:val="en-GB"/>
        </w:rPr>
        <w:t>Figure S2</w:t>
      </w:r>
      <w:r>
        <w:rPr>
          <w:sz w:val="20"/>
          <w:szCs w:val="20"/>
          <w:lang w:val="en-GB"/>
        </w:rPr>
        <w:t xml:space="preserve"> - Input page for Interface analysis. For assessing the effects of mutations at protein-protein interfaces the server requires the user to provide a PDB file or a PDB accession code and select one of two options: alanine scanning (all interface residues are mutated to alanine) or saturation mutagenesis (all interface residues are mutated to every other amino acid).</w:t>
      </w:r>
    </w:p>
    <w:p w14:paraId="2BDE1C80" w14:textId="77777777" w:rsidR="00CD60D2" w:rsidRDefault="00CD60D2">
      <w:pPr>
        <w:rPr>
          <w:lang w:val="en-GB"/>
        </w:rPr>
      </w:pPr>
    </w:p>
    <w:p w14:paraId="02F815C6" w14:textId="77777777" w:rsidR="00CD60D2" w:rsidRDefault="00733D7F">
      <w:pPr>
        <w:jc w:val="center"/>
        <w:rPr>
          <w:lang w:val="en-GB"/>
        </w:rPr>
      </w:pPr>
      <w:r>
        <w:rPr>
          <w:noProof/>
          <w:lang w:val="en-GB"/>
        </w:rPr>
        <w:lastRenderedPageBreak/>
        <w:drawing>
          <wp:inline distT="0" distB="0" distL="0" distR="0" wp14:anchorId="4D2C0753" wp14:editId="2D21EAF2">
            <wp:extent cx="4032250" cy="7245350"/>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noChangeArrowheads="1"/>
                    </pic:cNvPicPr>
                  </pic:nvPicPr>
                  <pic:blipFill>
                    <a:blip r:embed="rId8"/>
                    <a:stretch>
                      <a:fillRect/>
                    </a:stretch>
                  </pic:blipFill>
                  <pic:spPr bwMode="auto">
                    <a:xfrm>
                      <a:off x="0" y="0"/>
                      <a:ext cx="4032250" cy="7245350"/>
                    </a:xfrm>
                    <a:prstGeom prst="rect">
                      <a:avLst/>
                    </a:prstGeom>
                  </pic:spPr>
                </pic:pic>
              </a:graphicData>
            </a:graphic>
          </wp:inline>
        </w:drawing>
      </w:r>
    </w:p>
    <w:p w14:paraId="0267F40C" w14:textId="77777777" w:rsidR="00CD60D2" w:rsidRDefault="00733D7F">
      <w:pPr>
        <w:rPr>
          <w:sz w:val="20"/>
          <w:szCs w:val="20"/>
          <w:lang w:val="en-GB"/>
        </w:rPr>
      </w:pPr>
      <w:r>
        <w:rPr>
          <w:b/>
          <w:sz w:val="20"/>
          <w:szCs w:val="20"/>
          <w:lang w:val="en-GB"/>
        </w:rPr>
        <w:t>Figure S3</w:t>
      </w:r>
      <w:r>
        <w:rPr>
          <w:sz w:val="20"/>
          <w:szCs w:val="20"/>
          <w:lang w:val="en-GB"/>
        </w:rPr>
        <w:t xml:space="preserve"> - Results page for “Single Mutation” option. mCSM-PPI2 outputs the change in binding free energy (in kcal/mol) on the top panel alongside with details on the input mutation. An interactive 3D viewer allows for analysis of non-covalent interactions at the position specified on input. Lastly, a 2D graph displays the interactions of wild-type and mutant residues. In both cases controllers are provided in order to hide or show specific interactions.</w:t>
      </w:r>
    </w:p>
    <w:p w14:paraId="690A1CCB" w14:textId="77777777" w:rsidR="00CD60D2" w:rsidRDefault="00733D7F">
      <w:pPr>
        <w:rPr>
          <w:lang w:val="en-GB"/>
        </w:rPr>
      </w:pPr>
      <w:r>
        <w:rPr>
          <w:noProof/>
          <w:lang w:val="en-GB"/>
        </w:rPr>
        <w:lastRenderedPageBreak/>
        <w:drawing>
          <wp:inline distT="0" distB="0" distL="0" distR="0" wp14:anchorId="093F200E" wp14:editId="55BD8044">
            <wp:extent cx="5943600" cy="5969000"/>
            <wp:effectExtent l="0" t="0" r="0" b="0"/>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a:picLocks noChangeAspect="1" noChangeArrowheads="1"/>
                    </pic:cNvPicPr>
                  </pic:nvPicPr>
                  <pic:blipFill>
                    <a:blip r:embed="rId9"/>
                    <a:stretch>
                      <a:fillRect/>
                    </a:stretch>
                  </pic:blipFill>
                  <pic:spPr bwMode="auto">
                    <a:xfrm>
                      <a:off x="0" y="0"/>
                      <a:ext cx="5943600" cy="5969000"/>
                    </a:xfrm>
                    <a:prstGeom prst="rect">
                      <a:avLst/>
                    </a:prstGeom>
                  </pic:spPr>
                </pic:pic>
              </a:graphicData>
            </a:graphic>
          </wp:inline>
        </w:drawing>
      </w:r>
    </w:p>
    <w:p w14:paraId="43FF7D92" w14:textId="77777777" w:rsidR="00CD60D2" w:rsidRDefault="00733D7F">
      <w:pPr>
        <w:rPr>
          <w:sz w:val="20"/>
          <w:szCs w:val="20"/>
          <w:lang w:val="en-GB"/>
        </w:rPr>
      </w:pPr>
      <w:r>
        <w:rPr>
          <w:b/>
          <w:sz w:val="20"/>
          <w:szCs w:val="20"/>
          <w:lang w:val="en-GB"/>
        </w:rPr>
        <w:t>Figure S4</w:t>
      </w:r>
      <w:r>
        <w:rPr>
          <w:sz w:val="20"/>
          <w:szCs w:val="20"/>
          <w:lang w:val="en-GB"/>
        </w:rPr>
        <w:t xml:space="preserve"> - Results page for “Mutation List” option. The results are summarised in a downloadable table from which users can access details for each single mutation.</w:t>
      </w:r>
    </w:p>
    <w:p w14:paraId="3B811677" w14:textId="77777777" w:rsidR="00CD60D2" w:rsidRDefault="00CD60D2">
      <w:pPr>
        <w:rPr>
          <w:lang w:val="en-GB"/>
        </w:rPr>
      </w:pPr>
    </w:p>
    <w:p w14:paraId="6247B78F" w14:textId="77777777" w:rsidR="00CD60D2" w:rsidRDefault="00733D7F">
      <w:pPr>
        <w:rPr>
          <w:lang w:val="en-GB"/>
        </w:rPr>
      </w:pPr>
      <w:r>
        <w:rPr>
          <w:noProof/>
          <w:lang w:val="en-GB"/>
        </w:rPr>
        <w:lastRenderedPageBreak/>
        <w:drawing>
          <wp:inline distT="0" distB="0" distL="0" distR="0" wp14:anchorId="61EE9FF8" wp14:editId="1A7BE32F">
            <wp:extent cx="5943600" cy="7035800"/>
            <wp:effectExtent l="0" t="0" r="0" b="0"/>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pic:cNvPicPr>
                      <a:picLocks noChangeAspect="1" noChangeArrowheads="1"/>
                    </pic:cNvPicPr>
                  </pic:nvPicPr>
                  <pic:blipFill>
                    <a:blip r:embed="rId10"/>
                    <a:stretch>
                      <a:fillRect/>
                    </a:stretch>
                  </pic:blipFill>
                  <pic:spPr bwMode="auto">
                    <a:xfrm>
                      <a:off x="0" y="0"/>
                      <a:ext cx="5943600" cy="7035800"/>
                    </a:xfrm>
                    <a:prstGeom prst="rect">
                      <a:avLst/>
                    </a:prstGeom>
                  </pic:spPr>
                </pic:pic>
              </a:graphicData>
            </a:graphic>
          </wp:inline>
        </w:drawing>
      </w:r>
    </w:p>
    <w:p w14:paraId="7459CB1A" w14:textId="77777777" w:rsidR="00CD60D2" w:rsidRDefault="00733D7F">
      <w:pPr>
        <w:rPr>
          <w:sz w:val="20"/>
          <w:szCs w:val="20"/>
          <w:lang w:val="en-GB"/>
        </w:rPr>
      </w:pPr>
      <w:r>
        <w:rPr>
          <w:b/>
          <w:sz w:val="20"/>
          <w:szCs w:val="20"/>
          <w:lang w:val="en-GB"/>
        </w:rPr>
        <w:t>Figure S5</w:t>
      </w:r>
      <w:r>
        <w:rPr>
          <w:sz w:val="20"/>
          <w:szCs w:val="20"/>
          <w:lang w:val="en-GB"/>
        </w:rPr>
        <w:t xml:space="preserve"> - Table and Bar graph for Alanine Scanning results page. For each interface identified on the protein complex submitted, mCSM-PPI2 shows a downloadable table with all mutations and the results are also summarised in a bar chart in which the bars are coloured according to the predicted change in binding affinity.</w:t>
      </w:r>
    </w:p>
    <w:p w14:paraId="33D1A2B3" w14:textId="77777777" w:rsidR="00CD60D2" w:rsidRDefault="00CD60D2">
      <w:pPr>
        <w:rPr>
          <w:lang w:val="en-GB"/>
        </w:rPr>
      </w:pPr>
    </w:p>
    <w:p w14:paraId="0C5B896B" w14:textId="77777777" w:rsidR="00CD60D2" w:rsidRDefault="00733D7F">
      <w:pPr>
        <w:rPr>
          <w:lang w:val="en-GB"/>
        </w:rPr>
      </w:pPr>
      <w:r>
        <w:rPr>
          <w:noProof/>
          <w:lang w:val="en-GB"/>
        </w:rPr>
        <w:lastRenderedPageBreak/>
        <w:drawing>
          <wp:inline distT="0" distB="0" distL="0" distR="0" wp14:anchorId="1DC73FBE" wp14:editId="7FE5224D">
            <wp:extent cx="5943600" cy="4343400"/>
            <wp:effectExtent l="0" t="0" r="0" b="0"/>
            <wp:docPr id="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a:picLocks noChangeAspect="1" noChangeArrowheads="1"/>
                    </pic:cNvPicPr>
                  </pic:nvPicPr>
                  <pic:blipFill>
                    <a:blip r:embed="rId11"/>
                    <a:stretch>
                      <a:fillRect/>
                    </a:stretch>
                  </pic:blipFill>
                  <pic:spPr bwMode="auto">
                    <a:xfrm>
                      <a:off x="0" y="0"/>
                      <a:ext cx="5943600" cy="4343400"/>
                    </a:xfrm>
                    <a:prstGeom prst="rect">
                      <a:avLst/>
                    </a:prstGeom>
                  </pic:spPr>
                </pic:pic>
              </a:graphicData>
            </a:graphic>
          </wp:inline>
        </w:drawing>
      </w:r>
    </w:p>
    <w:p w14:paraId="2EB37FED" w14:textId="77777777" w:rsidR="00CD60D2" w:rsidRDefault="00733D7F">
      <w:pPr>
        <w:rPr>
          <w:sz w:val="20"/>
          <w:szCs w:val="20"/>
          <w:lang w:val="en-GB"/>
        </w:rPr>
      </w:pPr>
      <w:r>
        <w:rPr>
          <w:b/>
          <w:sz w:val="20"/>
          <w:szCs w:val="20"/>
          <w:lang w:val="en-GB"/>
        </w:rPr>
        <w:t>Figure S6</w:t>
      </w:r>
      <w:r>
        <w:rPr>
          <w:sz w:val="20"/>
          <w:szCs w:val="20"/>
          <w:lang w:val="en-GB"/>
        </w:rPr>
        <w:t xml:space="preserve"> - 3D viewer for Alanine Scanning results page. A 3D viewer in which interface residues are coloured according to the predicted change in binding affinity is also shown at the bottom of the results page. A set of controllers are available for customising the structure according to the user’s need.</w:t>
      </w:r>
    </w:p>
    <w:p w14:paraId="373F6776" w14:textId="77777777" w:rsidR="00CD60D2" w:rsidRDefault="00CD60D2">
      <w:pPr>
        <w:rPr>
          <w:lang w:val="en-GB"/>
        </w:rPr>
      </w:pPr>
    </w:p>
    <w:p w14:paraId="1670F4D5" w14:textId="77777777" w:rsidR="00CD60D2" w:rsidRDefault="00733D7F">
      <w:pPr>
        <w:rPr>
          <w:lang w:val="en-GB"/>
        </w:rPr>
      </w:pPr>
      <w:r>
        <w:rPr>
          <w:noProof/>
          <w:lang w:val="en-GB"/>
        </w:rPr>
        <w:lastRenderedPageBreak/>
        <w:drawing>
          <wp:inline distT="0" distB="0" distL="0" distR="0" wp14:anchorId="1461F2B7" wp14:editId="0CA90B02">
            <wp:extent cx="5943600" cy="4622800"/>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noChangeArrowheads="1"/>
                    </pic:cNvPicPr>
                  </pic:nvPicPr>
                  <pic:blipFill>
                    <a:blip r:embed="rId12"/>
                    <a:stretch>
                      <a:fillRect/>
                    </a:stretch>
                  </pic:blipFill>
                  <pic:spPr bwMode="auto">
                    <a:xfrm>
                      <a:off x="0" y="0"/>
                      <a:ext cx="5943600" cy="4622800"/>
                    </a:xfrm>
                    <a:prstGeom prst="rect">
                      <a:avLst/>
                    </a:prstGeom>
                  </pic:spPr>
                </pic:pic>
              </a:graphicData>
            </a:graphic>
          </wp:inline>
        </w:drawing>
      </w:r>
    </w:p>
    <w:p w14:paraId="066D567D" w14:textId="77777777" w:rsidR="00CD60D2" w:rsidRDefault="00733D7F">
      <w:pPr>
        <w:rPr>
          <w:sz w:val="20"/>
          <w:szCs w:val="20"/>
          <w:lang w:val="en-GB"/>
        </w:rPr>
      </w:pPr>
      <w:r>
        <w:rPr>
          <w:b/>
          <w:sz w:val="20"/>
          <w:szCs w:val="20"/>
          <w:lang w:val="en-GB"/>
        </w:rPr>
        <w:t xml:space="preserve">Figure S7 </w:t>
      </w:r>
      <w:r>
        <w:rPr>
          <w:sz w:val="20"/>
          <w:szCs w:val="20"/>
          <w:lang w:val="en-GB"/>
        </w:rPr>
        <w:t>- Table of results for Saturation Mutagenesis option. Similarly to the “Mutation List” and “Alanine Scanning”, for each interface identified on the Saturation mutagenesis option, the results are compiled in a downloadable table.</w:t>
      </w:r>
    </w:p>
    <w:p w14:paraId="2B9BBB59" w14:textId="77777777" w:rsidR="00CD60D2" w:rsidRDefault="00CD60D2">
      <w:pPr>
        <w:rPr>
          <w:lang w:val="en-GB"/>
        </w:rPr>
      </w:pPr>
    </w:p>
    <w:p w14:paraId="106F192E" w14:textId="77777777" w:rsidR="00CD60D2" w:rsidRDefault="00733D7F">
      <w:pPr>
        <w:jc w:val="center"/>
        <w:rPr>
          <w:lang w:val="en-GB"/>
        </w:rPr>
      </w:pPr>
      <w:r>
        <w:rPr>
          <w:noProof/>
          <w:lang w:val="en-GB"/>
        </w:rPr>
        <w:lastRenderedPageBreak/>
        <w:drawing>
          <wp:inline distT="0" distB="0" distL="0" distR="0" wp14:anchorId="4C180BDD" wp14:editId="518C09B5">
            <wp:extent cx="4919980" cy="7306310"/>
            <wp:effectExtent l="0" t="0" r="0" b="0"/>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a:picLocks noChangeAspect="1" noChangeArrowheads="1"/>
                    </pic:cNvPicPr>
                  </pic:nvPicPr>
                  <pic:blipFill>
                    <a:blip r:embed="rId13"/>
                    <a:stretch>
                      <a:fillRect/>
                    </a:stretch>
                  </pic:blipFill>
                  <pic:spPr bwMode="auto">
                    <a:xfrm>
                      <a:off x="0" y="0"/>
                      <a:ext cx="4919980" cy="7306310"/>
                    </a:xfrm>
                    <a:prstGeom prst="rect">
                      <a:avLst/>
                    </a:prstGeom>
                  </pic:spPr>
                </pic:pic>
              </a:graphicData>
            </a:graphic>
          </wp:inline>
        </w:drawing>
      </w:r>
    </w:p>
    <w:p w14:paraId="1125B701" w14:textId="77777777" w:rsidR="00CD60D2" w:rsidRDefault="00733D7F">
      <w:pPr>
        <w:rPr>
          <w:sz w:val="20"/>
          <w:szCs w:val="20"/>
          <w:lang w:val="en-GB"/>
        </w:rPr>
      </w:pPr>
      <w:r>
        <w:rPr>
          <w:b/>
          <w:sz w:val="20"/>
          <w:szCs w:val="20"/>
          <w:lang w:val="en-GB"/>
        </w:rPr>
        <w:t>Figure S8</w:t>
      </w:r>
      <w:r>
        <w:rPr>
          <w:sz w:val="20"/>
          <w:szCs w:val="20"/>
          <w:lang w:val="en-GB"/>
        </w:rPr>
        <w:t xml:space="preserve"> - Heatmap for Saturation Mutagenesis option. The results compiled in the table for saturation mutagenesis are also summarised in a heatmap in which every mutation is coloured according to the predicted effect.</w:t>
      </w:r>
    </w:p>
    <w:p w14:paraId="6EEA6B2A" w14:textId="77777777" w:rsidR="00CD60D2" w:rsidRDefault="00CD60D2">
      <w:pPr>
        <w:rPr>
          <w:lang w:val="en-GB"/>
        </w:rPr>
      </w:pPr>
    </w:p>
    <w:p w14:paraId="321E273D" w14:textId="77777777" w:rsidR="00CD60D2" w:rsidRDefault="00733D7F">
      <w:pPr>
        <w:rPr>
          <w:lang w:val="en-GB"/>
        </w:rPr>
      </w:pPr>
      <w:r>
        <w:rPr>
          <w:noProof/>
          <w:lang w:val="en-GB"/>
        </w:rPr>
        <w:lastRenderedPageBreak/>
        <w:drawing>
          <wp:inline distT="0" distB="0" distL="0" distR="0" wp14:anchorId="045D383A" wp14:editId="0742C9E3">
            <wp:extent cx="5943600" cy="4457700"/>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a:picLocks noChangeAspect="1" noChangeArrowheads="1"/>
                    </pic:cNvPicPr>
                  </pic:nvPicPr>
                  <pic:blipFill>
                    <a:blip r:embed="rId14"/>
                    <a:stretch>
                      <a:fillRect/>
                    </a:stretch>
                  </pic:blipFill>
                  <pic:spPr bwMode="auto">
                    <a:xfrm>
                      <a:off x="0" y="0"/>
                      <a:ext cx="5943600" cy="4457700"/>
                    </a:xfrm>
                    <a:prstGeom prst="rect">
                      <a:avLst/>
                    </a:prstGeom>
                  </pic:spPr>
                </pic:pic>
              </a:graphicData>
            </a:graphic>
          </wp:inline>
        </w:drawing>
      </w:r>
    </w:p>
    <w:p w14:paraId="49D4281A" w14:textId="77777777" w:rsidR="00CD60D2" w:rsidRDefault="00733D7F">
      <w:pPr>
        <w:rPr>
          <w:sz w:val="20"/>
          <w:szCs w:val="20"/>
          <w:lang w:val="en-GB"/>
        </w:rPr>
      </w:pPr>
      <w:r>
        <w:rPr>
          <w:b/>
          <w:sz w:val="20"/>
          <w:szCs w:val="20"/>
          <w:lang w:val="en-GB"/>
        </w:rPr>
        <w:t>Figure S9</w:t>
      </w:r>
      <w:r>
        <w:rPr>
          <w:sz w:val="20"/>
          <w:szCs w:val="20"/>
          <w:lang w:val="en-GB"/>
        </w:rPr>
        <w:t xml:space="preserve"> - 3D viewer for Saturation Mutagenesis results page. mCSM-PPI2 also shows an interactive 3D viewer for the saturation mutagenesis option in which the interface residues are coloured according to the average predicted change in binding affinity.</w:t>
      </w:r>
    </w:p>
    <w:p w14:paraId="6B133839" w14:textId="77777777" w:rsidR="00CD60D2" w:rsidRDefault="00CD60D2">
      <w:pPr>
        <w:rPr>
          <w:sz w:val="20"/>
          <w:szCs w:val="20"/>
          <w:lang w:val="en-GB"/>
        </w:rPr>
      </w:pPr>
    </w:p>
    <w:p w14:paraId="5B60C72F" w14:textId="77777777" w:rsidR="00CD60D2" w:rsidRDefault="00733D7F">
      <w:pPr>
        <w:rPr>
          <w:lang w:val="en-GB"/>
        </w:rPr>
      </w:pPr>
      <w:r>
        <w:rPr>
          <w:noProof/>
          <w:lang w:val="en-GB"/>
        </w:rPr>
        <w:lastRenderedPageBreak/>
        <w:drawing>
          <wp:inline distT="0" distB="0" distL="0" distR="0" wp14:anchorId="2847C183" wp14:editId="63D79355">
            <wp:extent cx="5943600" cy="6324600"/>
            <wp:effectExtent l="0" t="0" r="0" b="0"/>
            <wp:docPr id="10"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pic:cNvPicPr>
                      <a:picLocks noChangeAspect="1" noChangeArrowheads="1"/>
                    </pic:cNvPicPr>
                  </pic:nvPicPr>
                  <pic:blipFill>
                    <a:blip r:embed="rId15"/>
                    <a:stretch>
                      <a:fillRect/>
                    </a:stretch>
                  </pic:blipFill>
                  <pic:spPr bwMode="auto">
                    <a:xfrm>
                      <a:off x="0" y="0"/>
                      <a:ext cx="5943600" cy="6324600"/>
                    </a:xfrm>
                    <a:prstGeom prst="rect">
                      <a:avLst/>
                    </a:prstGeom>
                  </pic:spPr>
                </pic:pic>
              </a:graphicData>
            </a:graphic>
          </wp:inline>
        </w:drawing>
      </w:r>
    </w:p>
    <w:p w14:paraId="2AC6463E" w14:textId="77777777" w:rsidR="00CD60D2" w:rsidRDefault="00733D7F">
      <w:pPr>
        <w:rPr>
          <w:sz w:val="20"/>
          <w:szCs w:val="20"/>
          <w:lang w:val="en-GB"/>
        </w:rPr>
      </w:pPr>
      <w:r>
        <w:rPr>
          <w:b/>
          <w:sz w:val="20"/>
          <w:szCs w:val="20"/>
          <w:lang w:val="en-GB"/>
        </w:rPr>
        <w:t>Figure S10</w:t>
      </w:r>
      <w:r>
        <w:rPr>
          <w:sz w:val="20"/>
          <w:szCs w:val="20"/>
          <w:lang w:val="en-GB"/>
        </w:rPr>
        <w:t xml:space="preserve"> - Performance comparison on CAPRI round 26th. mCSM-PPI2 (green) outperforms all other 26 methods with a Kendall’s coefficient of 0.42 and 0.32 for datasets based on Targets T55 and T56, respectively. Bar coloured as blue indicate methods that used this same dataset as a benchmark on their studies. Other methods which participated on CAPRI by the time the dataset was released in 2012 were coloured in grey.</w:t>
      </w:r>
    </w:p>
    <w:p w14:paraId="13818F25" w14:textId="77777777" w:rsidR="00CD60D2" w:rsidRDefault="00CD60D2">
      <w:pPr>
        <w:rPr>
          <w:sz w:val="20"/>
          <w:szCs w:val="20"/>
          <w:lang w:val="en-GB"/>
        </w:rPr>
      </w:pPr>
    </w:p>
    <w:p w14:paraId="6C5D3104" w14:textId="77777777" w:rsidR="00CD60D2" w:rsidRDefault="00733D7F">
      <w:pPr>
        <w:rPr>
          <w:sz w:val="20"/>
          <w:szCs w:val="20"/>
          <w:lang w:val="en-GB"/>
        </w:rPr>
      </w:pPr>
      <w:r>
        <w:rPr>
          <w:noProof/>
          <w:lang w:val="en-GB"/>
        </w:rPr>
        <w:lastRenderedPageBreak/>
        <w:drawing>
          <wp:inline distT="0" distB="0" distL="0" distR="0" wp14:anchorId="603C0E6D" wp14:editId="7B0250AC">
            <wp:extent cx="5943600" cy="4622800"/>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16"/>
                    <a:stretch>
                      <a:fillRect/>
                    </a:stretch>
                  </pic:blipFill>
                  <pic:spPr bwMode="auto">
                    <a:xfrm>
                      <a:off x="0" y="0"/>
                      <a:ext cx="5943600" cy="4622800"/>
                    </a:xfrm>
                    <a:prstGeom prst="rect">
                      <a:avLst/>
                    </a:prstGeom>
                  </pic:spPr>
                </pic:pic>
              </a:graphicData>
            </a:graphic>
          </wp:inline>
        </w:drawing>
      </w:r>
    </w:p>
    <w:p w14:paraId="4E2E5798" w14:textId="77777777" w:rsidR="00CD60D2" w:rsidRDefault="00733D7F">
      <w:pPr>
        <w:rPr>
          <w:sz w:val="20"/>
          <w:szCs w:val="20"/>
          <w:lang w:val="en-GB"/>
        </w:rPr>
      </w:pPr>
      <w:r>
        <w:rPr>
          <w:b/>
          <w:sz w:val="20"/>
          <w:szCs w:val="20"/>
          <w:lang w:val="en-GB"/>
        </w:rPr>
        <w:t>Figure S11</w:t>
      </w:r>
      <w:r>
        <w:rPr>
          <w:sz w:val="20"/>
          <w:szCs w:val="20"/>
          <w:lang w:val="en-GB"/>
        </w:rPr>
        <w:t xml:space="preserve"> - Density distribution of ΔΔG predictions by mCSM-PPI2 for mutations that were experimentally assigned as hotspots. While the majority of neutral mutations (blue) were predicted to have little impact, most of hotspots mutations (red) were predicted to have a significant decrease in the binding affinity of the complex.</w:t>
      </w:r>
    </w:p>
    <w:p w14:paraId="62E346D8" w14:textId="77777777" w:rsidR="00CD60D2" w:rsidRDefault="00CD60D2">
      <w:pPr>
        <w:rPr>
          <w:sz w:val="20"/>
          <w:szCs w:val="20"/>
          <w:lang w:val="en-GB"/>
        </w:rPr>
      </w:pPr>
    </w:p>
    <w:p w14:paraId="4421CA80" w14:textId="77777777" w:rsidR="00CD60D2" w:rsidRDefault="00CD60D2">
      <w:pPr>
        <w:rPr>
          <w:sz w:val="20"/>
          <w:szCs w:val="20"/>
          <w:lang w:val="en-GB"/>
        </w:rPr>
      </w:pPr>
    </w:p>
    <w:p w14:paraId="5F6257E8" w14:textId="77777777" w:rsidR="00CD60D2" w:rsidRDefault="00733D7F">
      <w:pPr>
        <w:rPr>
          <w:sz w:val="20"/>
          <w:szCs w:val="20"/>
          <w:lang w:val="en-GB"/>
        </w:rPr>
      </w:pPr>
      <w:r>
        <w:br w:type="page"/>
      </w:r>
    </w:p>
    <w:p w14:paraId="5AD33D17" w14:textId="77777777" w:rsidR="00CD60D2" w:rsidRDefault="00733D7F">
      <w:pPr>
        <w:pStyle w:val="Heading1"/>
        <w:rPr>
          <w:lang w:val="en-AU"/>
        </w:rPr>
      </w:pPr>
      <w:r>
        <w:rPr>
          <w:lang w:val="en-AU"/>
        </w:rPr>
        <w:lastRenderedPageBreak/>
        <w:t>REFERENCES</w:t>
      </w:r>
    </w:p>
    <w:p w14:paraId="74DB8514" w14:textId="77777777" w:rsidR="00CD60D2" w:rsidRDefault="00CD60D2">
      <w:pPr>
        <w:rPr>
          <w:sz w:val="20"/>
          <w:szCs w:val="20"/>
          <w:lang w:val="en-GB"/>
        </w:rPr>
      </w:pPr>
    </w:p>
    <w:p w14:paraId="574511BE" w14:textId="77777777" w:rsidR="00246021" w:rsidRPr="00246021" w:rsidRDefault="004B316D" w:rsidP="00246021">
      <w:pPr>
        <w:pStyle w:val="EndNoteBibliography"/>
        <w:ind w:left="720" w:hanging="720"/>
        <w:rPr>
          <w:noProof/>
        </w:rPr>
      </w:pPr>
      <w:r>
        <w:fldChar w:fldCharType="begin"/>
      </w:r>
      <w:r>
        <w:instrText xml:space="preserve"> ADDIN EN.REFLIST </w:instrText>
      </w:r>
      <w:r>
        <w:fldChar w:fldCharType="separate"/>
      </w:r>
      <w:r w:rsidR="00246021" w:rsidRPr="00246021">
        <w:rPr>
          <w:noProof/>
        </w:rPr>
        <w:t>1.</w:t>
      </w:r>
      <w:r w:rsidR="00246021" w:rsidRPr="00246021">
        <w:rPr>
          <w:noProof/>
        </w:rPr>
        <w:tab/>
        <w:t>Pedregosa, F., Varoquaux, G., Gramfort, A., Michel, V., Thirion, B., Grisel, O., Blondel, M., Prettenhofer, P., Weiss, R., Dubourg, V.</w:t>
      </w:r>
      <w:r w:rsidR="00246021" w:rsidRPr="00246021">
        <w:rPr>
          <w:i/>
          <w:noProof/>
        </w:rPr>
        <w:t xml:space="preserve"> et al.</w:t>
      </w:r>
      <w:r w:rsidR="00246021" w:rsidRPr="00246021">
        <w:rPr>
          <w:noProof/>
        </w:rPr>
        <w:t xml:space="preserve"> (2012) </w:t>
      </w:r>
      <w:r w:rsidR="00246021" w:rsidRPr="00246021">
        <w:rPr>
          <w:i/>
          <w:noProof/>
        </w:rPr>
        <w:t>Scikit-learn: Machine Learning in Python</w:t>
      </w:r>
      <w:r w:rsidR="00246021" w:rsidRPr="00246021">
        <w:rPr>
          <w:noProof/>
        </w:rPr>
        <w:t>.</w:t>
      </w:r>
    </w:p>
    <w:p w14:paraId="3F10AAB4" w14:textId="77777777" w:rsidR="00246021" w:rsidRPr="00246021" w:rsidRDefault="00246021" w:rsidP="00246021">
      <w:pPr>
        <w:pStyle w:val="EndNoteBibliography"/>
        <w:ind w:left="720" w:hanging="720"/>
        <w:rPr>
          <w:noProof/>
        </w:rPr>
      </w:pPr>
      <w:r w:rsidRPr="00246021">
        <w:rPr>
          <w:noProof/>
        </w:rPr>
        <w:t>2.</w:t>
      </w:r>
      <w:r w:rsidRPr="00246021">
        <w:rPr>
          <w:noProof/>
        </w:rPr>
        <w:tab/>
        <w:t xml:space="preserve">Geurts, P., Ernst, D. and Wehenkel, L. (2006) Extremely randomized trees. </w:t>
      </w:r>
      <w:r w:rsidRPr="00246021">
        <w:rPr>
          <w:i/>
          <w:noProof/>
        </w:rPr>
        <w:t>Machine Learning</w:t>
      </w:r>
      <w:r w:rsidRPr="00246021">
        <w:rPr>
          <w:noProof/>
        </w:rPr>
        <w:t xml:space="preserve">, </w:t>
      </w:r>
      <w:r w:rsidRPr="00246021">
        <w:rPr>
          <w:b/>
          <w:noProof/>
        </w:rPr>
        <w:t>63</w:t>
      </w:r>
      <w:r w:rsidRPr="00246021">
        <w:rPr>
          <w:noProof/>
        </w:rPr>
        <w:t>, 3-42.</w:t>
      </w:r>
    </w:p>
    <w:p w14:paraId="0934AD15" w14:textId="59DED37C" w:rsidR="00246021" w:rsidRPr="00246021" w:rsidRDefault="00434019" w:rsidP="00246021">
      <w:pPr>
        <w:pStyle w:val="EndNoteBibliography"/>
        <w:ind w:left="720" w:hanging="720"/>
        <w:rPr>
          <w:noProof/>
        </w:rPr>
      </w:pPr>
      <w:hyperlink r:id="rId17" w:history="1">
        <w:r w:rsidR="00246021" w:rsidRPr="00246021">
          <w:rPr>
            <w:rStyle w:val="Hyperlink"/>
            <w:noProof/>
          </w:rPr>
          <w:t>http://dx.doi.org/10.1007/s10994-006-6226-1</w:t>
        </w:r>
      </w:hyperlink>
    </w:p>
    <w:p w14:paraId="7DC3E8F5" w14:textId="77777777" w:rsidR="00246021" w:rsidRPr="00246021" w:rsidRDefault="00246021" w:rsidP="00246021">
      <w:pPr>
        <w:pStyle w:val="EndNoteBibliography"/>
        <w:rPr>
          <w:noProof/>
        </w:rPr>
      </w:pPr>
    </w:p>
    <w:p w14:paraId="5450BE0E" w14:textId="77777777" w:rsidR="00246021" w:rsidRPr="00246021" w:rsidRDefault="00246021" w:rsidP="00246021">
      <w:pPr>
        <w:pStyle w:val="EndNoteBibliography"/>
        <w:ind w:left="720" w:hanging="720"/>
        <w:rPr>
          <w:noProof/>
        </w:rPr>
      </w:pPr>
      <w:r w:rsidRPr="00246021">
        <w:rPr>
          <w:noProof/>
        </w:rPr>
        <w:t>3.</w:t>
      </w:r>
      <w:r w:rsidRPr="00246021">
        <w:rPr>
          <w:noProof/>
        </w:rPr>
        <w:tab/>
        <w:t xml:space="preserve">Sali, A. and Blundell, T.L. (1993) Comparative protein modelling by satisfaction of spatial restraints. </w:t>
      </w:r>
      <w:r w:rsidRPr="00246021">
        <w:rPr>
          <w:i/>
          <w:noProof/>
        </w:rPr>
        <w:t>J Mol Biol</w:t>
      </w:r>
      <w:r w:rsidRPr="00246021">
        <w:rPr>
          <w:noProof/>
        </w:rPr>
        <w:t xml:space="preserve">, </w:t>
      </w:r>
      <w:r w:rsidRPr="00246021">
        <w:rPr>
          <w:b/>
          <w:noProof/>
        </w:rPr>
        <w:t>234</w:t>
      </w:r>
      <w:r w:rsidRPr="00246021">
        <w:rPr>
          <w:noProof/>
        </w:rPr>
        <w:t>, 779-815.</w:t>
      </w:r>
    </w:p>
    <w:p w14:paraId="7CEED189" w14:textId="7750E627" w:rsidR="00246021" w:rsidRPr="00246021" w:rsidRDefault="00434019" w:rsidP="00246021">
      <w:pPr>
        <w:pStyle w:val="EndNoteBibliography"/>
        <w:ind w:left="720" w:hanging="720"/>
        <w:rPr>
          <w:noProof/>
        </w:rPr>
      </w:pPr>
      <w:hyperlink r:id="rId18" w:history="1">
        <w:r w:rsidR="00246021" w:rsidRPr="00246021">
          <w:rPr>
            <w:rStyle w:val="Hyperlink"/>
            <w:noProof/>
          </w:rPr>
          <w:t>http://www.ncbi.nlm.nih.gov/pubmed/8254673</w:t>
        </w:r>
      </w:hyperlink>
    </w:p>
    <w:p w14:paraId="440EAAAC" w14:textId="4E03D10F" w:rsidR="00246021" w:rsidRPr="00246021" w:rsidRDefault="00434019" w:rsidP="00246021">
      <w:pPr>
        <w:pStyle w:val="EndNoteBibliography"/>
        <w:ind w:left="720" w:hanging="720"/>
        <w:rPr>
          <w:noProof/>
        </w:rPr>
      </w:pPr>
      <w:hyperlink r:id="rId19" w:history="1">
        <w:r w:rsidR="00246021" w:rsidRPr="00246021">
          <w:rPr>
            <w:rStyle w:val="Hyperlink"/>
            <w:noProof/>
          </w:rPr>
          <w:t>http://dx.doi.org/10.1006/jmbi.1993.1626</w:t>
        </w:r>
      </w:hyperlink>
    </w:p>
    <w:p w14:paraId="4F92FD0B" w14:textId="77777777" w:rsidR="00246021" w:rsidRPr="00246021" w:rsidRDefault="00246021" w:rsidP="00246021">
      <w:pPr>
        <w:pStyle w:val="EndNoteBibliography"/>
        <w:rPr>
          <w:noProof/>
        </w:rPr>
      </w:pPr>
    </w:p>
    <w:p w14:paraId="50A4AB94" w14:textId="77777777" w:rsidR="00246021" w:rsidRPr="00246021" w:rsidRDefault="00246021" w:rsidP="00246021">
      <w:pPr>
        <w:pStyle w:val="EndNoteBibliography"/>
        <w:ind w:left="720" w:hanging="720"/>
        <w:rPr>
          <w:noProof/>
        </w:rPr>
      </w:pPr>
      <w:r w:rsidRPr="00246021">
        <w:rPr>
          <w:noProof/>
        </w:rPr>
        <w:t>4.</w:t>
      </w:r>
      <w:r w:rsidRPr="00246021">
        <w:rPr>
          <w:noProof/>
        </w:rPr>
        <w:tab/>
        <w:t xml:space="preserve">Fleishman, S.J., Whitehead, T.A., Ekiert, D.C., Dreyfus, C., Corn, J.E., Strauch, E.M., Wilson, I.A. and Baker, D. (2011) Computational design of proteins targeting the conserved stem region of influenza hemagglutinin. </w:t>
      </w:r>
      <w:r w:rsidRPr="00246021">
        <w:rPr>
          <w:i/>
          <w:noProof/>
        </w:rPr>
        <w:t>Science</w:t>
      </w:r>
      <w:r w:rsidRPr="00246021">
        <w:rPr>
          <w:noProof/>
        </w:rPr>
        <w:t xml:space="preserve">, </w:t>
      </w:r>
      <w:r w:rsidRPr="00246021">
        <w:rPr>
          <w:b/>
          <w:noProof/>
        </w:rPr>
        <w:t>332</w:t>
      </w:r>
      <w:r w:rsidRPr="00246021">
        <w:rPr>
          <w:noProof/>
        </w:rPr>
        <w:t>, 816-821.</w:t>
      </w:r>
    </w:p>
    <w:p w14:paraId="2173E55D" w14:textId="4CCD5AAE" w:rsidR="00246021" w:rsidRPr="00246021" w:rsidRDefault="00434019" w:rsidP="00246021">
      <w:pPr>
        <w:pStyle w:val="EndNoteBibliography"/>
        <w:ind w:left="720" w:hanging="720"/>
        <w:rPr>
          <w:noProof/>
        </w:rPr>
      </w:pPr>
      <w:hyperlink r:id="rId20" w:history="1">
        <w:r w:rsidR="00246021" w:rsidRPr="00246021">
          <w:rPr>
            <w:rStyle w:val="Hyperlink"/>
            <w:noProof/>
          </w:rPr>
          <w:t>http://www.ncbi.nlm.nih.gov/pubmed/21566186</w:t>
        </w:r>
      </w:hyperlink>
    </w:p>
    <w:p w14:paraId="198F82C9" w14:textId="63EE41A0" w:rsidR="00246021" w:rsidRPr="00246021" w:rsidRDefault="00434019" w:rsidP="00246021">
      <w:pPr>
        <w:pStyle w:val="EndNoteBibliography"/>
        <w:ind w:left="720" w:hanging="720"/>
        <w:rPr>
          <w:noProof/>
        </w:rPr>
      </w:pPr>
      <w:hyperlink r:id="rId21" w:history="1">
        <w:r w:rsidR="00246021" w:rsidRPr="00246021">
          <w:rPr>
            <w:rStyle w:val="Hyperlink"/>
            <w:noProof/>
          </w:rPr>
          <w:t>http://dx.doi.org/10.1126/science.1202617</w:t>
        </w:r>
      </w:hyperlink>
    </w:p>
    <w:p w14:paraId="5B9786BC" w14:textId="77777777" w:rsidR="00246021" w:rsidRPr="00246021" w:rsidRDefault="00246021" w:rsidP="00246021">
      <w:pPr>
        <w:pStyle w:val="EndNoteBibliography"/>
        <w:rPr>
          <w:noProof/>
        </w:rPr>
      </w:pPr>
    </w:p>
    <w:p w14:paraId="5660D5B2" w14:textId="77777777" w:rsidR="00246021" w:rsidRPr="00246021" w:rsidRDefault="00246021" w:rsidP="00246021">
      <w:pPr>
        <w:pStyle w:val="EndNoteBibliography"/>
        <w:ind w:left="720" w:hanging="720"/>
        <w:rPr>
          <w:noProof/>
        </w:rPr>
      </w:pPr>
      <w:r w:rsidRPr="00246021">
        <w:rPr>
          <w:noProof/>
        </w:rPr>
        <w:t>5.</w:t>
      </w:r>
      <w:r w:rsidRPr="00246021">
        <w:rPr>
          <w:noProof/>
        </w:rPr>
        <w:tab/>
        <w:t>Whitehead, T.A., Chevalier, A., Song, Y., Dreyfus, C., Fleishman, S.J., De Mattos, C., Myers, C.A., Kamisetty, H., Blair, P., Wilson, I.A.</w:t>
      </w:r>
      <w:r w:rsidRPr="00246021">
        <w:rPr>
          <w:i/>
          <w:noProof/>
        </w:rPr>
        <w:t xml:space="preserve"> et al.</w:t>
      </w:r>
      <w:r w:rsidRPr="00246021">
        <w:rPr>
          <w:noProof/>
        </w:rPr>
        <w:t xml:space="preserve"> (2012) Optimization of affinity, specificity and function of designed influenza inhibitors using deep sequencing. </w:t>
      </w:r>
      <w:r w:rsidRPr="00246021">
        <w:rPr>
          <w:i/>
          <w:noProof/>
        </w:rPr>
        <w:t>Nat Biotechnol</w:t>
      </w:r>
      <w:r w:rsidRPr="00246021">
        <w:rPr>
          <w:noProof/>
        </w:rPr>
        <w:t xml:space="preserve">, </w:t>
      </w:r>
      <w:r w:rsidRPr="00246021">
        <w:rPr>
          <w:b/>
          <w:noProof/>
        </w:rPr>
        <w:t>30</w:t>
      </w:r>
      <w:r w:rsidRPr="00246021">
        <w:rPr>
          <w:noProof/>
        </w:rPr>
        <w:t>, 543-548.</w:t>
      </w:r>
    </w:p>
    <w:p w14:paraId="1168A8E0" w14:textId="3F5F19AE" w:rsidR="00246021" w:rsidRPr="00246021" w:rsidRDefault="00434019" w:rsidP="00246021">
      <w:pPr>
        <w:pStyle w:val="EndNoteBibliography"/>
        <w:ind w:left="720" w:hanging="720"/>
        <w:rPr>
          <w:noProof/>
        </w:rPr>
      </w:pPr>
      <w:hyperlink r:id="rId22" w:history="1">
        <w:r w:rsidR="00246021" w:rsidRPr="00246021">
          <w:rPr>
            <w:rStyle w:val="Hyperlink"/>
            <w:noProof/>
          </w:rPr>
          <w:t>http://www.ncbi.nlm.nih.gov/pubmed/22634563</w:t>
        </w:r>
      </w:hyperlink>
    </w:p>
    <w:p w14:paraId="1F1486B5" w14:textId="73B7F1E0" w:rsidR="00246021" w:rsidRPr="00246021" w:rsidRDefault="00434019" w:rsidP="00246021">
      <w:pPr>
        <w:pStyle w:val="EndNoteBibliography"/>
        <w:ind w:left="720" w:hanging="720"/>
        <w:rPr>
          <w:noProof/>
        </w:rPr>
      </w:pPr>
      <w:hyperlink r:id="rId23" w:history="1">
        <w:r w:rsidR="00246021" w:rsidRPr="00246021">
          <w:rPr>
            <w:rStyle w:val="Hyperlink"/>
            <w:noProof/>
          </w:rPr>
          <w:t>http://dx.doi.org/10.1038/nbt.2214</w:t>
        </w:r>
      </w:hyperlink>
    </w:p>
    <w:p w14:paraId="6CB36608" w14:textId="77777777" w:rsidR="00246021" w:rsidRPr="00246021" w:rsidRDefault="00246021" w:rsidP="00246021">
      <w:pPr>
        <w:pStyle w:val="EndNoteBibliography"/>
        <w:rPr>
          <w:noProof/>
        </w:rPr>
      </w:pPr>
    </w:p>
    <w:p w14:paraId="137CE408" w14:textId="77777777" w:rsidR="00246021" w:rsidRPr="00246021" w:rsidRDefault="00246021" w:rsidP="00246021">
      <w:pPr>
        <w:pStyle w:val="EndNoteBibliography"/>
        <w:ind w:left="720" w:hanging="720"/>
        <w:rPr>
          <w:noProof/>
        </w:rPr>
      </w:pPr>
      <w:r w:rsidRPr="00246021">
        <w:rPr>
          <w:noProof/>
        </w:rPr>
        <w:t>6.</w:t>
      </w:r>
      <w:r w:rsidRPr="00246021">
        <w:rPr>
          <w:noProof/>
        </w:rPr>
        <w:tab/>
        <w:t xml:space="preserve">Kawashima, S. and Kanehisa, M. (2000) AAindex: amino acid index database. </w:t>
      </w:r>
      <w:r w:rsidRPr="00246021">
        <w:rPr>
          <w:i/>
          <w:noProof/>
        </w:rPr>
        <w:t>Nucleic Acids Res</w:t>
      </w:r>
      <w:r w:rsidRPr="00246021">
        <w:rPr>
          <w:noProof/>
        </w:rPr>
        <w:t xml:space="preserve">, </w:t>
      </w:r>
      <w:r w:rsidRPr="00246021">
        <w:rPr>
          <w:b/>
          <w:noProof/>
        </w:rPr>
        <w:t>28</w:t>
      </w:r>
      <w:r w:rsidRPr="00246021">
        <w:rPr>
          <w:noProof/>
        </w:rPr>
        <w:t>, 374.</w:t>
      </w:r>
    </w:p>
    <w:p w14:paraId="1EB47BFF" w14:textId="45D5921C" w:rsidR="00246021" w:rsidRPr="00246021" w:rsidRDefault="00434019" w:rsidP="00246021">
      <w:pPr>
        <w:pStyle w:val="EndNoteBibliography"/>
        <w:ind w:left="720" w:hanging="720"/>
        <w:rPr>
          <w:noProof/>
        </w:rPr>
      </w:pPr>
      <w:hyperlink r:id="rId24" w:history="1">
        <w:r w:rsidR="00246021" w:rsidRPr="00246021">
          <w:rPr>
            <w:rStyle w:val="Hyperlink"/>
            <w:noProof/>
          </w:rPr>
          <w:t>http://www.ncbi.nlm.nih.gov/pubmed/10592278</w:t>
        </w:r>
      </w:hyperlink>
    </w:p>
    <w:p w14:paraId="2E8FD403" w14:textId="77777777" w:rsidR="00246021" w:rsidRPr="00246021" w:rsidRDefault="00246021" w:rsidP="00246021">
      <w:pPr>
        <w:pStyle w:val="EndNoteBibliography"/>
        <w:rPr>
          <w:noProof/>
        </w:rPr>
      </w:pPr>
    </w:p>
    <w:p w14:paraId="1279F79F" w14:textId="77777777" w:rsidR="00246021" w:rsidRPr="00246021" w:rsidRDefault="00246021" w:rsidP="00246021">
      <w:pPr>
        <w:pStyle w:val="EndNoteBibliography"/>
        <w:ind w:left="720" w:hanging="720"/>
        <w:rPr>
          <w:noProof/>
        </w:rPr>
      </w:pPr>
      <w:r w:rsidRPr="00246021">
        <w:rPr>
          <w:noProof/>
        </w:rPr>
        <w:t>7.</w:t>
      </w:r>
      <w:r w:rsidRPr="00246021">
        <w:rPr>
          <w:noProof/>
        </w:rPr>
        <w:tab/>
        <w:t xml:space="preserve">Miyazawa, S. and Jernigan, R.L. (1996) Residue-residue potentials with a favorable contact pair term and an unfavorable high packing density term, for simulation and threading. </w:t>
      </w:r>
      <w:r w:rsidRPr="00246021">
        <w:rPr>
          <w:i/>
          <w:noProof/>
        </w:rPr>
        <w:t>J Mol Biol</w:t>
      </w:r>
      <w:r w:rsidRPr="00246021">
        <w:rPr>
          <w:noProof/>
        </w:rPr>
        <w:t xml:space="preserve">, </w:t>
      </w:r>
      <w:r w:rsidRPr="00246021">
        <w:rPr>
          <w:b/>
          <w:noProof/>
        </w:rPr>
        <w:t>256</w:t>
      </w:r>
      <w:r w:rsidRPr="00246021">
        <w:rPr>
          <w:noProof/>
        </w:rPr>
        <w:t>, 623-644.</w:t>
      </w:r>
    </w:p>
    <w:p w14:paraId="3AEA3FAB" w14:textId="7CC082B6" w:rsidR="00246021" w:rsidRPr="00246021" w:rsidRDefault="00434019" w:rsidP="00246021">
      <w:pPr>
        <w:pStyle w:val="EndNoteBibliography"/>
        <w:ind w:left="720" w:hanging="720"/>
        <w:rPr>
          <w:noProof/>
        </w:rPr>
      </w:pPr>
      <w:hyperlink r:id="rId25" w:history="1">
        <w:r w:rsidR="00246021" w:rsidRPr="00246021">
          <w:rPr>
            <w:rStyle w:val="Hyperlink"/>
            <w:noProof/>
          </w:rPr>
          <w:t>http://www.ncbi.nlm.nih.gov/pubmed/8604144</w:t>
        </w:r>
      </w:hyperlink>
    </w:p>
    <w:p w14:paraId="5F0C3802" w14:textId="10B0E560" w:rsidR="00246021" w:rsidRPr="00246021" w:rsidRDefault="00434019" w:rsidP="00246021">
      <w:pPr>
        <w:pStyle w:val="EndNoteBibliography"/>
        <w:ind w:left="720" w:hanging="720"/>
        <w:rPr>
          <w:noProof/>
        </w:rPr>
      </w:pPr>
      <w:hyperlink r:id="rId26" w:history="1">
        <w:r w:rsidR="00246021" w:rsidRPr="00246021">
          <w:rPr>
            <w:rStyle w:val="Hyperlink"/>
            <w:noProof/>
          </w:rPr>
          <w:t>http://dx.doi.org/10.1006/jmbi.1996.0114</w:t>
        </w:r>
      </w:hyperlink>
    </w:p>
    <w:p w14:paraId="50C80EFC" w14:textId="77777777" w:rsidR="00246021" w:rsidRPr="00246021" w:rsidRDefault="00246021" w:rsidP="00246021">
      <w:pPr>
        <w:pStyle w:val="EndNoteBibliography"/>
        <w:rPr>
          <w:noProof/>
        </w:rPr>
      </w:pPr>
    </w:p>
    <w:p w14:paraId="66FAD9AB" w14:textId="77777777" w:rsidR="00246021" w:rsidRPr="00246021" w:rsidRDefault="00246021" w:rsidP="00246021">
      <w:pPr>
        <w:pStyle w:val="EndNoteBibliography"/>
        <w:ind w:left="720" w:hanging="720"/>
        <w:rPr>
          <w:noProof/>
        </w:rPr>
      </w:pPr>
      <w:r w:rsidRPr="00246021">
        <w:rPr>
          <w:noProof/>
        </w:rPr>
        <w:t>8.</w:t>
      </w:r>
      <w:r w:rsidRPr="00246021">
        <w:rPr>
          <w:noProof/>
        </w:rPr>
        <w:tab/>
        <w:t xml:space="preserve">Koehl, P. and Levitt, M. (2002) Improved recognition of native-like protein structures using a family of designed sequences. </w:t>
      </w:r>
      <w:r w:rsidRPr="00246021">
        <w:rPr>
          <w:i/>
          <w:noProof/>
        </w:rPr>
        <w:t>Proc Natl Acad Sci U S A</w:t>
      </w:r>
      <w:r w:rsidRPr="00246021">
        <w:rPr>
          <w:noProof/>
        </w:rPr>
        <w:t xml:space="preserve">, </w:t>
      </w:r>
      <w:r w:rsidRPr="00246021">
        <w:rPr>
          <w:b/>
          <w:noProof/>
        </w:rPr>
        <w:t>99</w:t>
      </w:r>
      <w:r w:rsidRPr="00246021">
        <w:rPr>
          <w:noProof/>
        </w:rPr>
        <w:t>, 691-696.</w:t>
      </w:r>
    </w:p>
    <w:p w14:paraId="262AB86C" w14:textId="16A78CEC" w:rsidR="00246021" w:rsidRPr="00246021" w:rsidRDefault="00434019" w:rsidP="00246021">
      <w:pPr>
        <w:pStyle w:val="EndNoteBibliography"/>
        <w:ind w:left="720" w:hanging="720"/>
        <w:rPr>
          <w:noProof/>
        </w:rPr>
      </w:pPr>
      <w:hyperlink r:id="rId27" w:history="1">
        <w:r w:rsidR="00246021" w:rsidRPr="00246021">
          <w:rPr>
            <w:rStyle w:val="Hyperlink"/>
            <w:noProof/>
          </w:rPr>
          <w:t>http://www.ncbi.nlm.nih.gov/pubmed/11782533</w:t>
        </w:r>
      </w:hyperlink>
    </w:p>
    <w:p w14:paraId="0CEA0C5D" w14:textId="5C0B8A19" w:rsidR="00246021" w:rsidRPr="00246021" w:rsidRDefault="00434019" w:rsidP="00246021">
      <w:pPr>
        <w:pStyle w:val="EndNoteBibliography"/>
        <w:ind w:left="720" w:hanging="720"/>
        <w:rPr>
          <w:noProof/>
        </w:rPr>
      </w:pPr>
      <w:hyperlink r:id="rId28" w:history="1">
        <w:r w:rsidR="00246021" w:rsidRPr="00246021">
          <w:rPr>
            <w:rStyle w:val="Hyperlink"/>
            <w:noProof/>
          </w:rPr>
          <w:t>http://dx.doi.org/10.1073/pnas.022408799</w:t>
        </w:r>
      </w:hyperlink>
    </w:p>
    <w:p w14:paraId="4A5EE178" w14:textId="77777777" w:rsidR="00246021" w:rsidRPr="00246021" w:rsidRDefault="00246021" w:rsidP="00246021">
      <w:pPr>
        <w:pStyle w:val="EndNoteBibliography"/>
        <w:rPr>
          <w:noProof/>
        </w:rPr>
      </w:pPr>
    </w:p>
    <w:p w14:paraId="4A30AD63" w14:textId="77777777" w:rsidR="00246021" w:rsidRPr="00246021" w:rsidRDefault="00246021" w:rsidP="00246021">
      <w:pPr>
        <w:pStyle w:val="EndNoteBibliography"/>
        <w:ind w:left="720" w:hanging="720"/>
        <w:rPr>
          <w:noProof/>
        </w:rPr>
      </w:pPr>
      <w:r w:rsidRPr="00246021">
        <w:rPr>
          <w:noProof/>
        </w:rPr>
        <w:t>9.</w:t>
      </w:r>
      <w:r w:rsidRPr="00246021">
        <w:rPr>
          <w:noProof/>
        </w:rPr>
        <w:tab/>
        <w:t xml:space="preserve">Zhang, C. and Kim, S.H. (2000) Environment-dependent residue contact energies for proteins. </w:t>
      </w:r>
      <w:r w:rsidRPr="00246021">
        <w:rPr>
          <w:i/>
          <w:noProof/>
        </w:rPr>
        <w:t>Proc Natl Acad Sci U S A</w:t>
      </w:r>
      <w:r w:rsidRPr="00246021">
        <w:rPr>
          <w:noProof/>
        </w:rPr>
        <w:t xml:space="preserve">, </w:t>
      </w:r>
      <w:r w:rsidRPr="00246021">
        <w:rPr>
          <w:b/>
          <w:noProof/>
        </w:rPr>
        <w:t>97</w:t>
      </w:r>
      <w:r w:rsidRPr="00246021">
        <w:rPr>
          <w:noProof/>
        </w:rPr>
        <w:t>, 2550-2555.</w:t>
      </w:r>
    </w:p>
    <w:p w14:paraId="523F22DA" w14:textId="74EE5BDA" w:rsidR="00246021" w:rsidRPr="00246021" w:rsidRDefault="00434019" w:rsidP="00246021">
      <w:pPr>
        <w:pStyle w:val="EndNoteBibliography"/>
        <w:ind w:left="720" w:hanging="720"/>
        <w:rPr>
          <w:noProof/>
        </w:rPr>
      </w:pPr>
      <w:hyperlink r:id="rId29" w:history="1">
        <w:r w:rsidR="00246021" w:rsidRPr="00246021">
          <w:rPr>
            <w:rStyle w:val="Hyperlink"/>
            <w:noProof/>
          </w:rPr>
          <w:t>http://www.ncbi.nlm.nih.gov/pubmed/10706611</w:t>
        </w:r>
      </w:hyperlink>
    </w:p>
    <w:p w14:paraId="4D59C767" w14:textId="521BCBB8" w:rsidR="00246021" w:rsidRPr="00246021" w:rsidRDefault="00434019" w:rsidP="00246021">
      <w:pPr>
        <w:pStyle w:val="EndNoteBibliography"/>
        <w:ind w:left="720" w:hanging="720"/>
        <w:rPr>
          <w:noProof/>
        </w:rPr>
      </w:pPr>
      <w:hyperlink r:id="rId30" w:history="1">
        <w:r w:rsidR="00246021" w:rsidRPr="00246021">
          <w:rPr>
            <w:rStyle w:val="Hyperlink"/>
            <w:noProof/>
          </w:rPr>
          <w:t>http://dx.doi.org/10.1073/pnas.040573597</w:t>
        </w:r>
      </w:hyperlink>
    </w:p>
    <w:p w14:paraId="2378FB34" w14:textId="77777777" w:rsidR="00246021" w:rsidRPr="00246021" w:rsidRDefault="00246021" w:rsidP="00246021">
      <w:pPr>
        <w:pStyle w:val="EndNoteBibliography"/>
        <w:rPr>
          <w:noProof/>
        </w:rPr>
      </w:pPr>
    </w:p>
    <w:p w14:paraId="19DCCE28" w14:textId="77777777" w:rsidR="00246021" w:rsidRPr="00246021" w:rsidRDefault="00246021" w:rsidP="00246021">
      <w:pPr>
        <w:pStyle w:val="EndNoteBibliography"/>
        <w:ind w:left="720" w:hanging="720"/>
        <w:rPr>
          <w:noProof/>
        </w:rPr>
      </w:pPr>
      <w:r w:rsidRPr="00246021">
        <w:rPr>
          <w:noProof/>
        </w:rPr>
        <w:t>10.</w:t>
      </w:r>
      <w:r w:rsidRPr="00246021">
        <w:rPr>
          <w:noProof/>
        </w:rPr>
        <w:tab/>
        <w:t xml:space="preserve">Pires, D.E., Ascher, D.B. and Blundell, T.L. (2014) mCSM: predicting the effects of mutations in proteins using graph-based signatures. </w:t>
      </w:r>
      <w:r w:rsidRPr="00246021">
        <w:rPr>
          <w:i/>
          <w:noProof/>
        </w:rPr>
        <w:t>Bioinformatics</w:t>
      </w:r>
      <w:r w:rsidRPr="00246021">
        <w:rPr>
          <w:noProof/>
        </w:rPr>
        <w:t xml:space="preserve">, </w:t>
      </w:r>
      <w:r w:rsidRPr="00246021">
        <w:rPr>
          <w:b/>
          <w:noProof/>
        </w:rPr>
        <w:t>30</w:t>
      </w:r>
      <w:r w:rsidRPr="00246021">
        <w:rPr>
          <w:noProof/>
        </w:rPr>
        <w:t>, 335-342.</w:t>
      </w:r>
    </w:p>
    <w:p w14:paraId="3C3600B5" w14:textId="120196BB" w:rsidR="00246021" w:rsidRPr="00246021" w:rsidRDefault="00434019" w:rsidP="00246021">
      <w:pPr>
        <w:pStyle w:val="EndNoteBibliography"/>
        <w:ind w:left="720" w:hanging="720"/>
        <w:rPr>
          <w:noProof/>
        </w:rPr>
      </w:pPr>
      <w:hyperlink r:id="rId31" w:history="1">
        <w:r w:rsidR="00246021" w:rsidRPr="00246021">
          <w:rPr>
            <w:rStyle w:val="Hyperlink"/>
            <w:noProof/>
          </w:rPr>
          <w:t>http://www.ncbi.nlm.nih.gov/pubmed/24281696</w:t>
        </w:r>
      </w:hyperlink>
    </w:p>
    <w:p w14:paraId="0D863C90" w14:textId="0D51A54A" w:rsidR="00246021" w:rsidRPr="00246021" w:rsidRDefault="00434019" w:rsidP="00246021">
      <w:pPr>
        <w:pStyle w:val="EndNoteBibliography"/>
        <w:ind w:left="720" w:hanging="720"/>
        <w:rPr>
          <w:noProof/>
        </w:rPr>
      </w:pPr>
      <w:hyperlink r:id="rId32" w:history="1">
        <w:r w:rsidR="00246021" w:rsidRPr="00246021">
          <w:rPr>
            <w:rStyle w:val="Hyperlink"/>
            <w:noProof/>
          </w:rPr>
          <w:t>http://dx.doi.org/10.1093/bioinformatics/btt691</w:t>
        </w:r>
      </w:hyperlink>
    </w:p>
    <w:p w14:paraId="0D43D6BE" w14:textId="77777777" w:rsidR="00246021" w:rsidRPr="00246021" w:rsidRDefault="00246021" w:rsidP="00246021">
      <w:pPr>
        <w:pStyle w:val="EndNoteBibliography"/>
        <w:rPr>
          <w:noProof/>
        </w:rPr>
      </w:pPr>
    </w:p>
    <w:p w14:paraId="7D5550B7" w14:textId="77777777" w:rsidR="00246021" w:rsidRPr="00246021" w:rsidRDefault="00246021" w:rsidP="00246021">
      <w:pPr>
        <w:pStyle w:val="EndNoteBibliography"/>
        <w:ind w:left="720" w:hanging="720"/>
        <w:rPr>
          <w:noProof/>
        </w:rPr>
      </w:pPr>
      <w:r w:rsidRPr="00246021">
        <w:rPr>
          <w:noProof/>
        </w:rPr>
        <w:t>11.</w:t>
      </w:r>
      <w:r w:rsidRPr="00246021">
        <w:rPr>
          <w:noProof/>
        </w:rPr>
        <w:tab/>
        <w:t>Cock, P.J., Antao, T., Chang, J.T., Chapman, B.A., Cox, C.J., Dalke, A., Friedberg, I., Hamelryck, T., Kauff, F., Wilczynski, B.</w:t>
      </w:r>
      <w:r w:rsidRPr="00246021">
        <w:rPr>
          <w:i/>
          <w:noProof/>
        </w:rPr>
        <w:t xml:space="preserve"> et al.</w:t>
      </w:r>
      <w:r w:rsidRPr="00246021">
        <w:rPr>
          <w:noProof/>
        </w:rPr>
        <w:t xml:space="preserve"> (2009) Biopython: freely available Python tools for computational molecular biology and bioinformatics. </w:t>
      </w:r>
      <w:r w:rsidRPr="00246021">
        <w:rPr>
          <w:i/>
          <w:noProof/>
        </w:rPr>
        <w:t>Bioinformatics</w:t>
      </w:r>
      <w:r w:rsidRPr="00246021">
        <w:rPr>
          <w:noProof/>
        </w:rPr>
        <w:t xml:space="preserve">, </w:t>
      </w:r>
      <w:r w:rsidRPr="00246021">
        <w:rPr>
          <w:b/>
          <w:noProof/>
        </w:rPr>
        <w:t>25</w:t>
      </w:r>
      <w:r w:rsidRPr="00246021">
        <w:rPr>
          <w:noProof/>
        </w:rPr>
        <w:t>, 1422-1423.</w:t>
      </w:r>
    </w:p>
    <w:p w14:paraId="0B6BC89A" w14:textId="6504B63C" w:rsidR="00246021" w:rsidRPr="00246021" w:rsidRDefault="00434019" w:rsidP="00246021">
      <w:pPr>
        <w:pStyle w:val="EndNoteBibliography"/>
        <w:ind w:left="720" w:hanging="720"/>
        <w:rPr>
          <w:noProof/>
        </w:rPr>
      </w:pPr>
      <w:hyperlink r:id="rId33" w:history="1">
        <w:r w:rsidR="00246021" w:rsidRPr="00246021">
          <w:rPr>
            <w:rStyle w:val="Hyperlink"/>
            <w:noProof/>
          </w:rPr>
          <w:t>http://www.ncbi.nlm.nih.gov/pubmed/19304878</w:t>
        </w:r>
      </w:hyperlink>
    </w:p>
    <w:p w14:paraId="09333EE7" w14:textId="5A3F0CF7" w:rsidR="00246021" w:rsidRPr="00246021" w:rsidRDefault="00434019" w:rsidP="00246021">
      <w:pPr>
        <w:pStyle w:val="EndNoteBibliography"/>
        <w:ind w:left="720" w:hanging="720"/>
        <w:rPr>
          <w:noProof/>
        </w:rPr>
      </w:pPr>
      <w:hyperlink r:id="rId34" w:history="1">
        <w:r w:rsidR="00246021" w:rsidRPr="00246021">
          <w:rPr>
            <w:rStyle w:val="Hyperlink"/>
            <w:noProof/>
          </w:rPr>
          <w:t>http://dx.doi.org/10.1093/bioinformatics/btp163</w:t>
        </w:r>
      </w:hyperlink>
    </w:p>
    <w:p w14:paraId="50B3169B" w14:textId="77777777" w:rsidR="00246021" w:rsidRPr="00246021" w:rsidRDefault="00246021" w:rsidP="00246021">
      <w:pPr>
        <w:pStyle w:val="EndNoteBibliography"/>
        <w:rPr>
          <w:noProof/>
        </w:rPr>
      </w:pPr>
    </w:p>
    <w:p w14:paraId="099EAE7F" w14:textId="77777777" w:rsidR="00246021" w:rsidRPr="00246021" w:rsidRDefault="00246021" w:rsidP="00246021">
      <w:pPr>
        <w:pStyle w:val="EndNoteBibliography"/>
        <w:ind w:left="720" w:hanging="720"/>
        <w:rPr>
          <w:noProof/>
        </w:rPr>
      </w:pPr>
      <w:r w:rsidRPr="00246021">
        <w:rPr>
          <w:noProof/>
        </w:rPr>
        <w:t>12.</w:t>
      </w:r>
      <w:r w:rsidRPr="00246021">
        <w:rPr>
          <w:noProof/>
        </w:rPr>
        <w:tab/>
        <w:t>Chen, Z., Zhao, P., Li, F., Leier, A., Marquez-Lago, T.T., Wang, Y., Webb, G.I., Smith, A.I., Daly, R.J., Chou, K.C.</w:t>
      </w:r>
      <w:r w:rsidRPr="00246021">
        <w:rPr>
          <w:i/>
          <w:noProof/>
        </w:rPr>
        <w:t xml:space="preserve"> et al.</w:t>
      </w:r>
      <w:r w:rsidRPr="00246021">
        <w:rPr>
          <w:noProof/>
        </w:rPr>
        <w:t xml:space="preserve"> (2018) iFeature: a Python package and web server for features extraction and selection from protein and peptide sequences. </w:t>
      </w:r>
      <w:r w:rsidRPr="00246021">
        <w:rPr>
          <w:i/>
          <w:noProof/>
        </w:rPr>
        <w:t>Bioinformatics</w:t>
      </w:r>
      <w:r w:rsidRPr="00246021">
        <w:rPr>
          <w:noProof/>
        </w:rPr>
        <w:t xml:space="preserve">, </w:t>
      </w:r>
      <w:r w:rsidRPr="00246021">
        <w:rPr>
          <w:b/>
          <w:noProof/>
        </w:rPr>
        <w:t>34</w:t>
      </w:r>
      <w:r w:rsidRPr="00246021">
        <w:rPr>
          <w:noProof/>
        </w:rPr>
        <w:t>, 2499-2502.</w:t>
      </w:r>
    </w:p>
    <w:p w14:paraId="3190E4AC" w14:textId="2E157CC8" w:rsidR="00246021" w:rsidRPr="00246021" w:rsidRDefault="00434019" w:rsidP="00246021">
      <w:pPr>
        <w:pStyle w:val="EndNoteBibliography"/>
        <w:ind w:left="720" w:hanging="720"/>
        <w:rPr>
          <w:noProof/>
        </w:rPr>
      </w:pPr>
      <w:hyperlink r:id="rId35" w:history="1">
        <w:r w:rsidR="00246021" w:rsidRPr="00246021">
          <w:rPr>
            <w:rStyle w:val="Hyperlink"/>
            <w:noProof/>
          </w:rPr>
          <w:t>http://www.ncbi.nlm.nih.gov/pubmed/29528364</w:t>
        </w:r>
      </w:hyperlink>
    </w:p>
    <w:p w14:paraId="33B61D4A" w14:textId="5906245B" w:rsidR="00246021" w:rsidRPr="00246021" w:rsidRDefault="00434019" w:rsidP="00246021">
      <w:pPr>
        <w:pStyle w:val="EndNoteBibliography"/>
        <w:ind w:left="720" w:hanging="720"/>
        <w:rPr>
          <w:noProof/>
        </w:rPr>
      </w:pPr>
      <w:hyperlink r:id="rId36" w:history="1">
        <w:r w:rsidR="00246021" w:rsidRPr="00246021">
          <w:rPr>
            <w:rStyle w:val="Hyperlink"/>
            <w:noProof/>
          </w:rPr>
          <w:t>http://dx.doi.org/10.1093/bioinformatics/bty140</w:t>
        </w:r>
      </w:hyperlink>
    </w:p>
    <w:p w14:paraId="304B069B" w14:textId="77777777" w:rsidR="00246021" w:rsidRPr="00246021" w:rsidRDefault="00246021" w:rsidP="00246021">
      <w:pPr>
        <w:pStyle w:val="EndNoteBibliography"/>
        <w:rPr>
          <w:noProof/>
        </w:rPr>
      </w:pPr>
    </w:p>
    <w:p w14:paraId="03203255" w14:textId="77777777" w:rsidR="00246021" w:rsidRPr="00246021" w:rsidRDefault="00246021" w:rsidP="00246021">
      <w:pPr>
        <w:pStyle w:val="EndNoteBibliography"/>
        <w:ind w:left="720" w:hanging="720"/>
        <w:rPr>
          <w:noProof/>
        </w:rPr>
      </w:pPr>
      <w:r w:rsidRPr="00246021">
        <w:rPr>
          <w:noProof/>
        </w:rPr>
        <w:t>13.</w:t>
      </w:r>
      <w:r w:rsidRPr="00246021">
        <w:rPr>
          <w:noProof/>
        </w:rPr>
        <w:tab/>
        <w:t xml:space="preserve">Jubb, H.C., Higueruelo, A.P., Ochoa-Montano, B., Pitt, W.R., Ascher, D.B. and Blundell, T.L. (2017) Arpeggio: A Web Server for Calculating and Visualising Interatomic Interactions in Protein Structures. </w:t>
      </w:r>
      <w:r w:rsidRPr="00246021">
        <w:rPr>
          <w:i/>
          <w:noProof/>
        </w:rPr>
        <w:t>J Mol Biol</w:t>
      </w:r>
      <w:r w:rsidRPr="00246021">
        <w:rPr>
          <w:noProof/>
        </w:rPr>
        <w:t xml:space="preserve">, </w:t>
      </w:r>
      <w:r w:rsidRPr="00246021">
        <w:rPr>
          <w:b/>
          <w:noProof/>
        </w:rPr>
        <w:t>429</w:t>
      </w:r>
      <w:r w:rsidRPr="00246021">
        <w:rPr>
          <w:noProof/>
        </w:rPr>
        <w:t>, 365-371.</w:t>
      </w:r>
    </w:p>
    <w:p w14:paraId="3ECAE205" w14:textId="25C02D43" w:rsidR="00246021" w:rsidRPr="00246021" w:rsidRDefault="00434019" w:rsidP="00246021">
      <w:pPr>
        <w:pStyle w:val="EndNoteBibliography"/>
        <w:ind w:left="720" w:hanging="720"/>
        <w:rPr>
          <w:noProof/>
        </w:rPr>
      </w:pPr>
      <w:hyperlink r:id="rId37" w:history="1">
        <w:r w:rsidR="00246021" w:rsidRPr="00246021">
          <w:rPr>
            <w:rStyle w:val="Hyperlink"/>
            <w:noProof/>
          </w:rPr>
          <w:t>http://www.ncbi.nlm.nih.gov/pubmed/27964945</w:t>
        </w:r>
      </w:hyperlink>
    </w:p>
    <w:p w14:paraId="296758E1" w14:textId="755FD11E" w:rsidR="00246021" w:rsidRPr="00246021" w:rsidRDefault="00434019" w:rsidP="00246021">
      <w:pPr>
        <w:pStyle w:val="EndNoteBibliography"/>
        <w:ind w:left="720" w:hanging="720"/>
        <w:rPr>
          <w:noProof/>
        </w:rPr>
      </w:pPr>
      <w:hyperlink r:id="rId38" w:history="1">
        <w:r w:rsidR="00246021" w:rsidRPr="00246021">
          <w:rPr>
            <w:rStyle w:val="Hyperlink"/>
            <w:noProof/>
          </w:rPr>
          <w:t>http://dx.doi.org/10.1016/j.jmb.2016.12.004</w:t>
        </w:r>
      </w:hyperlink>
    </w:p>
    <w:p w14:paraId="5A81C681" w14:textId="77777777" w:rsidR="00246021" w:rsidRPr="00246021" w:rsidRDefault="00246021" w:rsidP="00246021">
      <w:pPr>
        <w:pStyle w:val="EndNoteBibliography"/>
        <w:rPr>
          <w:noProof/>
        </w:rPr>
      </w:pPr>
    </w:p>
    <w:p w14:paraId="66378A67" w14:textId="77777777" w:rsidR="00246021" w:rsidRPr="00246021" w:rsidRDefault="00246021" w:rsidP="00246021">
      <w:pPr>
        <w:pStyle w:val="EndNoteBibliography"/>
        <w:ind w:left="720" w:hanging="720"/>
        <w:rPr>
          <w:noProof/>
        </w:rPr>
      </w:pPr>
      <w:r w:rsidRPr="00246021">
        <w:rPr>
          <w:noProof/>
        </w:rPr>
        <w:t>14.</w:t>
      </w:r>
      <w:r w:rsidRPr="00246021">
        <w:rPr>
          <w:noProof/>
        </w:rPr>
        <w:tab/>
        <w:t xml:space="preserve">Schymkowitz, J., Borg, J., Stricher, F., Nys, R., Rousseau, F. and Serrano, L. (2005) The FoldX web server: an online force field. </w:t>
      </w:r>
      <w:r w:rsidRPr="00246021">
        <w:rPr>
          <w:i/>
          <w:noProof/>
        </w:rPr>
        <w:t>Nucleic Acids Res</w:t>
      </w:r>
      <w:r w:rsidRPr="00246021">
        <w:rPr>
          <w:noProof/>
        </w:rPr>
        <w:t xml:space="preserve">, </w:t>
      </w:r>
      <w:r w:rsidRPr="00246021">
        <w:rPr>
          <w:b/>
          <w:noProof/>
        </w:rPr>
        <w:t>33</w:t>
      </w:r>
      <w:r w:rsidRPr="00246021">
        <w:rPr>
          <w:noProof/>
        </w:rPr>
        <w:t>, W382-388.</w:t>
      </w:r>
    </w:p>
    <w:p w14:paraId="612363F7" w14:textId="1AFF3F86" w:rsidR="00246021" w:rsidRPr="00246021" w:rsidRDefault="00434019" w:rsidP="00246021">
      <w:pPr>
        <w:pStyle w:val="EndNoteBibliography"/>
        <w:ind w:left="720" w:hanging="720"/>
        <w:rPr>
          <w:noProof/>
        </w:rPr>
      </w:pPr>
      <w:hyperlink r:id="rId39" w:history="1">
        <w:r w:rsidR="00246021" w:rsidRPr="00246021">
          <w:rPr>
            <w:rStyle w:val="Hyperlink"/>
            <w:noProof/>
          </w:rPr>
          <w:t>http://www.ncbi.nlm.nih.gov/pubmed/15980494</w:t>
        </w:r>
      </w:hyperlink>
    </w:p>
    <w:p w14:paraId="25B12DEB" w14:textId="4FD2D2D9" w:rsidR="00246021" w:rsidRPr="00246021" w:rsidRDefault="00434019" w:rsidP="00246021">
      <w:pPr>
        <w:pStyle w:val="EndNoteBibliography"/>
        <w:ind w:left="720" w:hanging="720"/>
        <w:rPr>
          <w:noProof/>
        </w:rPr>
      </w:pPr>
      <w:hyperlink r:id="rId40" w:history="1">
        <w:r w:rsidR="00246021" w:rsidRPr="00246021">
          <w:rPr>
            <w:rStyle w:val="Hyperlink"/>
            <w:noProof/>
          </w:rPr>
          <w:t>http://dx.doi.org/10.1093/nar/gki387</w:t>
        </w:r>
      </w:hyperlink>
    </w:p>
    <w:p w14:paraId="1594C03E" w14:textId="77777777" w:rsidR="00246021" w:rsidRPr="00246021" w:rsidRDefault="00246021" w:rsidP="00246021">
      <w:pPr>
        <w:pStyle w:val="EndNoteBibliography"/>
        <w:rPr>
          <w:noProof/>
        </w:rPr>
      </w:pPr>
    </w:p>
    <w:p w14:paraId="61897501" w14:textId="77777777" w:rsidR="00246021" w:rsidRPr="00246021" w:rsidRDefault="00246021" w:rsidP="00246021">
      <w:pPr>
        <w:pStyle w:val="EndNoteBibliography"/>
        <w:ind w:left="720" w:hanging="720"/>
        <w:rPr>
          <w:noProof/>
        </w:rPr>
      </w:pPr>
      <w:r w:rsidRPr="00246021">
        <w:rPr>
          <w:noProof/>
        </w:rPr>
        <w:t>15.</w:t>
      </w:r>
      <w:r w:rsidRPr="00246021">
        <w:rPr>
          <w:noProof/>
        </w:rPr>
        <w:tab/>
        <w:t xml:space="preserve">Grant, B.J., Rodrigues, A.P., ElSawy, K.M., McCammon, J.A. and Caves, L.S. (2006) Bio3d: an R package for the comparative analysis of protein structures. </w:t>
      </w:r>
      <w:r w:rsidRPr="00246021">
        <w:rPr>
          <w:i/>
          <w:noProof/>
        </w:rPr>
        <w:t>Bioinformatics</w:t>
      </w:r>
      <w:r w:rsidRPr="00246021">
        <w:rPr>
          <w:noProof/>
        </w:rPr>
        <w:t xml:space="preserve">, </w:t>
      </w:r>
      <w:r w:rsidRPr="00246021">
        <w:rPr>
          <w:b/>
          <w:noProof/>
        </w:rPr>
        <w:t>22</w:t>
      </w:r>
      <w:r w:rsidRPr="00246021">
        <w:rPr>
          <w:noProof/>
        </w:rPr>
        <w:t>, 2695-2696.</w:t>
      </w:r>
    </w:p>
    <w:p w14:paraId="3BD8AE7F" w14:textId="7BD2AB2F" w:rsidR="00246021" w:rsidRPr="00246021" w:rsidRDefault="00434019" w:rsidP="00246021">
      <w:pPr>
        <w:pStyle w:val="EndNoteBibliography"/>
        <w:ind w:left="720" w:hanging="720"/>
        <w:rPr>
          <w:noProof/>
        </w:rPr>
      </w:pPr>
      <w:hyperlink r:id="rId41" w:history="1">
        <w:r w:rsidR="00246021" w:rsidRPr="00246021">
          <w:rPr>
            <w:rStyle w:val="Hyperlink"/>
            <w:noProof/>
          </w:rPr>
          <w:t>http://www.ncbi.nlm.nih.gov/pubmed/16940322</w:t>
        </w:r>
      </w:hyperlink>
    </w:p>
    <w:p w14:paraId="7A059501" w14:textId="75DA296D" w:rsidR="00246021" w:rsidRPr="00246021" w:rsidRDefault="00434019" w:rsidP="00246021">
      <w:pPr>
        <w:pStyle w:val="EndNoteBibliography"/>
        <w:ind w:left="720" w:hanging="720"/>
        <w:rPr>
          <w:noProof/>
        </w:rPr>
      </w:pPr>
      <w:hyperlink r:id="rId42" w:history="1">
        <w:r w:rsidR="00246021" w:rsidRPr="00246021">
          <w:rPr>
            <w:rStyle w:val="Hyperlink"/>
            <w:noProof/>
          </w:rPr>
          <w:t>http://dx.doi.org/10.1093/bioinformatics/btl461</w:t>
        </w:r>
      </w:hyperlink>
    </w:p>
    <w:p w14:paraId="7AB13131" w14:textId="77777777" w:rsidR="00246021" w:rsidRPr="00246021" w:rsidRDefault="00246021" w:rsidP="00246021">
      <w:pPr>
        <w:pStyle w:val="EndNoteBibliography"/>
        <w:rPr>
          <w:noProof/>
        </w:rPr>
      </w:pPr>
    </w:p>
    <w:p w14:paraId="6C837F06" w14:textId="77777777" w:rsidR="00246021" w:rsidRPr="00246021" w:rsidRDefault="00246021" w:rsidP="00246021">
      <w:pPr>
        <w:pStyle w:val="EndNoteBibliography"/>
        <w:ind w:left="720" w:hanging="720"/>
        <w:rPr>
          <w:noProof/>
        </w:rPr>
      </w:pPr>
      <w:r w:rsidRPr="00246021">
        <w:rPr>
          <w:noProof/>
        </w:rPr>
        <w:t>16.</w:t>
      </w:r>
      <w:r w:rsidRPr="00246021">
        <w:rPr>
          <w:noProof/>
        </w:rPr>
        <w:tab/>
        <w:t xml:space="preserve">Jankauskaite, J., Jimenez-Garcia, B., Dapkunas, J., Fernandez-Recio, J. and Moal, I.H. (2019) SKEMPI 2.0: an updated benchmark of changes in protein-protein binding energy, kinetics and thermodynamics upon mutation. </w:t>
      </w:r>
      <w:r w:rsidRPr="00246021">
        <w:rPr>
          <w:i/>
          <w:noProof/>
        </w:rPr>
        <w:t>Bioinformatics</w:t>
      </w:r>
      <w:r w:rsidRPr="00246021">
        <w:rPr>
          <w:noProof/>
        </w:rPr>
        <w:t xml:space="preserve">, </w:t>
      </w:r>
      <w:r w:rsidRPr="00246021">
        <w:rPr>
          <w:b/>
          <w:noProof/>
        </w:rPr>
        <w:t>35</w:t>
      </w:r>
      <w:r w:rsidRPr="00246021">
        <w:rPr>
          <w:noProof/>
        </w:rPr>
        <w:t>, 462-469.</w:t>
      </w:r>
    </w:p>
    <w:p w14:paraId="03EF98BC" w14:textId="002802DA" w:rsidR="00246021" w:rsidRPr="00246021" w:rsidRDefault="00434019" w:rsidP="00246021">
      <w:pPr>
        <w:pStyle w:val="EndNoteBibliography"/>
        <w:ind w:left="720" w:hanging="720"/>
        <w:rPr>
          <w:noProof/>
        </w:rPr>
      </w:pPr>
      <w:hyperlink r:id="rId43" w:history="1">
        <w:r w:rsidR="00246021" w:rsidRPr="00246021">
          <w:rPr>
            <w:rStyle w:val="Hyperlink"/>
            <w:noProof/>
          </w:rPr>
          <w:t>http://www.ncbi.nlm.nih.gov/pubmed/30020414</w:t>
        </w:r>
      </w:hyperlink>
    </w:p>
    <w:p w14:paraId="48D0C392" w14:textId="4AC8E9AD" w:rsidR="00246021" w:rsidRPr="00246021" w:rsidRDefault="00434019" w:rsidP="00246021">
      <w:pPr>
        <w:pStyle w:val="EndNoteBibliography"/>
        <w:ind w:left="720" w:hanging="720"/>
        <w:rPr>
          <w:noProof/>
        </w:rPr>
      </w:pPr>
      <w:hyperlink r:id="rId44" w:history="1">
        <w:r w:rsidR="00246021" w:rsidRPr="00246021">
          <w:rPr>
            <w:rStyle w:val="Hyperlink"/>
            <w:noProof/>
          </w:rPr>
          <w:t>http://dx.doi.org/10.1093/bioinformatics/bty635</w:t>
        </w:r>
      </w:hyperlink>
    </w:p>
    <w:p w14:paraId="69871C8B" w14:textId="77777777" w:rsidR="00246021" w:rsidRPr="00246021" w:rsidRDefault="00246021" w:rsidP="00246021">
      <w:pPr>
        <w:pStyle w:val="EndNoteBibliography"/>
        <w:rPr>
          <w:noProof/>
        </w:rPr>
      </w:pPr>
    </w:p>
    <w:p w14:paraId="77D0858B" w14:textId="77777777" w:rsidR="00246021" w:rsidRPr="00246021" w:rsidRDefault="00246021" w:rsidP="00246021">
      <w:pPr>
        <w:pStyle w:val="EndNoteBibliography"/>
        <w:ind w:left="720" w:hanging="720"/>
        <w:rPr>
          <w:noProof/>
        </w:rPr>
      </w:pPr>
      <w:r w:rsidRPr="00246021">
        <w:rPr>
          <w:noProof/>
        </w:rPr>
        <w:t>17.</w:t>
      </w:r>
      <w:r w:rsidRPr="00246021">
        <w:rPr>
          <w:noProof/>
        </w:rPr>
        <w:tab/>
        <w:t xml:space="preserve">Moal, I.H. and Fernandez-Recio, J. (2012) SKEMPI: a Structural Kinetic and Energetic database of Mutant Protein Interactions and its use in empirical models. </w:t>
      </w:r>
      <w:r w:rsidRPr="00246021">
        <w:rPr>
          <w:i/>
          <w:noProof/>
        </w:rPr>
        <w:t>Bioinformatics</w:t>
      </w:r>
      <w:r w:rsidRPr="00246021">
        <w:rPr>
          <w:noProof/>
        </w:rPr>
        <w:t xml:space="preserve">, </w:t>
      </w:r>
      <w:r w:rsidRPr="00246021">
        <w:rPr>
          <w:b/>
          <w:noProof/>
        </w:rPr>
        <w:t>28</w:t>
      </w:r>
      <w:r w:rsidRPr="00246021">
        <w:rPr>
          <w:noProof/>
        </w:rPr>
        <w:t>, 2600-2607.</w:t>
      </w:r>
    </w:p>
    <w:p w14:paraId="7A7915FA" w14:textId="12C46C5D" w:rsidR="00246021" w:rsidRPr="00246021" w:rsidRDefault="00434019" w:rsidP="00246021">
      <w:pPr>
        <w:pStyle w:val="EndNoteBibliography"/>
        <w:ind w:left="720" w:hanging="720"/>
        <w:rPr>
          <w:noProof/>
        </w:rPr>
      </w:pPr>
      <w:hyperlink r:id="rId45" w:history="1">
        <w:r w:rsidR="00246021" w:rsidRPr="00246021">
          <w:rPr>
            <w:rStyle w:val="Hyperlink"/>
            <w:noProof/>
          </w:rPr>
          <w:t>http://www.ncbi.nlm.nih.gov/pubmed/22859501</w:t>
        </w:r>
      </w:hyperlink>
    </w:p>
    <w:p w14:paraId="326032C6" w14:textId="0A64ED51" w:rsidR="00246021" w:rsidRPr="00246021" w:rsidRDefault="00434019" w:rsidP="00246021">
      <w:pPr>
        <w:pStyle w:val="EndNoteBibliography"/>
        <w:ind w:left="720" w:hanging="720"/>
        <w:rPr>
          <w:noProof/>
        </w:rPr>
      </w:pPr>
      <w:hyperlink r:id="rId46" w:history="1">
        <w:r w:rsidR="00246021" w:rsidRPr="00246021">
          <w:rPr>
            <w:rStyle w:val="Hyperlink"/>
            <w:noProof/>
          </w:rPr>
          <w:t>http://dx.doi.org/10.1093/bioinformatics/bts489</w:t>
        </w:r>
      </w:hyperlink>
    </w:p>
    <w:p w14:paraId="271CE926" w14:textId="77777777" w:rsidR="00246021" w:rsidRPr="00246021" w:rsidRDefault="00246021" w:rsidP="00246021">
      <w:pPr>
        <w:pStyle w:val="EndNoteBibliography"/>
        <w:rPr>
          <w:noProof/>
        </w:rPr>
      </w:pPr>
    </w:p>
    <w:p w14:paraId="109B0058" w14:textId="77777777" w:rsidR="00246021" w:rsidRPr="00246021" w:rsidRDefault="00246021" w:rsidP="00246021">
      <w:pPr>
        <w:pStyle w:val="EndNoteBibliography"/>
        <w:ind w:left="720" w:hanging="720"/>
        <w:rPr>
          <w:noProof/>
        </w:rPr>
      </w:pPr>
      <w:r w:rsidRPr="00246021">
        <w:rPr>
          <w:noProof/>
        </w:rPr>
        <w:t>18.</w:t>
      </w:r>
      <w:r w:rsidRPr="00246021">
        <w:rPr>
          <w:noProof/>
        </w:rPr>
        <w:tab/>
        <w:t xml:space="preserve">Dehouck, Y., Kwasigroch, J.M., Rooman, M. and Gilis, D. (2013) BeAtMuSiC: Prediction of changes in protein-protein binding affinity on mutations. </w:t>
      </w:r>
      <w:r w:rsidRPr="00246021">
        <w:rPr>
          <w:i/>
          <w:noProof/>
        </w:rPr>
        <w:t>Nucleic Acids Res</w:t>
      </w:r>
      <w:r w:rsidRPr="00246021">
        <w:rPr>
          <w:noProof/>
        </w:rPr>
        <w:t xml:space="preserve">, </w:t>
      </w:r>
      <w:r w:rsidRPr="00246021">
        <w:rPr>
          <w:b/>
          <w:noProof/>
        </w:rPr>
        <w:t>41</w:t>
      </w:r>
      <w:r w:rsidRPr="00246021">
        <w:rPr>
          <w:noProof/>
        </w:rPr>
        <w:t>, W333-339.</w:t>
      </w:r>
    </w:p>
    <w:p w14:paraId="43F5DD92" w14:textId="3BC4F536" w:rsidR="00246021" w:rsidRPr="00246021" w:rsidRDefault="00434019" w:rsidP="00246021">
      <w:pPr>
        <w:pStyle w:val="EndNoteBibliography"/>
        <w:ind w:left="720" w:hanging="720"/>
        <w:rPr>
          <w:noProof/>
        </w:rPr>
      </w:pPr>
      <w:hyperlink r:id="rId47" w:history="1">
        <w:r w:rsidR="00246021" w:rsidRPr="00246021">
          <w:rPr>
            <w:rStyle w:val="Hyperlink"/>
            <w:noProof/>
          </w:rPr>
          <w:t>http://www.ncbi.nlm.nih.gov/pubmed/23723246</w:t>
        </w:r>
      </w:hyperlink>
    </w:p>
    <w:p w14:paraId="5F11FDA3" w14:textId="138528A4" w:rsidR="00246021" w:rsidRPr="00246021" w:rsidRDefault="00434019" w:rsidP="00246021">
      <w:pPr>
        <w:pStyle w:val="EndNoteBibliography"/>
        <w:ind w:left="720" w:hanging="720"/>
        <w:rPr>
          <w:noProof/>
        </w:rPr>
      </w:pPr>
      <w:hyperlink r:id="rId48" w:history="1">
        <w:r w:rsidR="00246021" w:rsidRPr="00246021">
          <w:rPr>
            <w:rStyle w:val="Hyperlink"/>
            <w:noProof/>
          </w:rPr>
          <w:t>http://dx.doi.org/10.1093/nar/gkt450</w:t>
        </w:r>
      </w:hyperlink>
    </w:p>
    <w:p w14:paraId="3193492C" w14:textId="77777777" w:rsidR="00246021" w:rsidRPr="00246021" w:rsidRDefault="00246021" w:rsidP="00246021">
      <w:pPr>
        <w:pStyle w:val="EndNoteBibliography"/>
        <w:rPr>
          <w:noProof/>
        </w:rPr>
      </w:pPr>
    </w:p>
    <w:p w14:paraId="36FF9650" w14:textId="77777777" w:rsidR="00246021" w:rsidRPr="00246021" w:rsidRDefault="00246021" w:rsidP="00246021">
      <w:pPr>
        <w:pStyle w:val="EndNoteBibliography"/>
        <w:ind w:left="720" w:hanging="720"/>
        <w:rPr>
          <w:noProof/>
        </w:rPr>
      </w:pPr>
      <w:r w:rsidRPr="00246021">
        <w:rPr>
          <w:noProof/>
        </w:rPr>
        <w:t>19.</w:t>
      </w:r>
      <w:r w:rsidRPr="00246021">
        <w:rPr>
          <w:noProof/>
        </w:rPr>
        <w:tab/>
        <w:t xml:space="preserve">Li, M., Simonetti, F.L., Goncearenco, A. and Panchenko, A.R. (2016) MutaBind estimates and interprets the effects of sequence variants on protein-protein interactions. </w:t>
      </w:r>
      <w:r w:rsidRPr="00246021">
        <w:rPr>
          <w:i/>
          <w:noProof/>
        </w:rPr>
        <w:t>Nucleic Acids Res</w:t>
      </w:r>
      <w:r w:rsidRPr="00246021">
        <w:rPr>
          <w:noProof/>
        </w:rPr>
        <w:t xml:space="preserve">, </w:t>
      </w:r>
      <w:r w:rsidRPr="00246021">
        <w:rPr>
          <w:b/>
          <w:noProof/>
        </w:rPr>
        <w:t>44</w:t>
      </w:r>
      <w:r w:rsidRPr="00246021">
        <w:rPr>
          <w:noProof/>
        </w:rPr>
        <w:t>, W494-501.</w:t>
      </w:r>
    </w:p>
    <w:p w14:paraId="6B0E0E7D" w14:textId="290A3CE2" w:rsidR="00246021" w:rsidRPr="00246021" w:rsidRDefault="00434019" w:rsidP="00246021">
      <w:pPr>
        <w:pStyle w:val="EndNoteBibliography"/>
        <w:ind w:left="720" w:hanging="720"/>
        <w:rPr>
          <w:noProof/>
        </w:rPr>
      </w:pPr>
      <w:hyperlink r:id="rId49" w:history="1">
        <w:r w:rsidR="00246021" w:rsidRPr="00246021">
          <w:rPr>
            <w:rStyle w:val="Hyperlink"/>
            <w:noProof/>
          </w:rPr>
          <w:t>http://www.ncbi.nlm.nih.gov/pubmed/27150810</w:t>
        </w:r>
      </w:hyperlink>
    </w:p>
    <w:p w14:paraId="07F53204" w14:textId="05812C0C" w:rsidR="00246021" w:rsidRPr="00246021" w:rsidRDefault="00434019" w:rsidP="00246021">
      <w:pPr>
        <w:pStyle w:val="EndNoteBibliography"/>
        <w:ind w:left="720" w:hanging="720"/>
        <w:rPr>
          <w:noProof/>
        </w:rPr>
      </w:pPr>
      <w:hyperlink r:id="rId50" w:history="1">
        <w:r w:rsidR="00246021" w:rsidRPr="00246021">
          <w:rPr>
            <w:rStyle w:val="Hyperlink"/>
            <w:noProof/>
          </w:rPr>
          <w:t>http://dx.doi.org/10.1093/nar/gkw374</w:t>
        </w:r>
      </w:hyperlink>
    </w:p>
    <w:p w14:paraId="7B344035" w14:textId="77777777" w:rsidR="00246021" w:rsidRPr="00246021" w:rsidRDefault="00246021" w:rsidP="00246021">
      <w:pPr>
        <w:pStyle w:val="EndNoteBibliography"/>
        <w:rPr>
          <w:noProof/>
        </w:rPr>
      </w:pPr>
    </w:p>
    <w:p w14:paraId="28195E67" w14:textId="77777777" w:rsidR="00246021" w:rsidRPr="00246021" w:rsidRDefault="00246021" w:rsidP="00246021">
      <w:pPr>
        <w:pStyle w:val="EndNoteBibliography"/>
        <w:ind w:left="720" w:hanging="720"/>
        <w:rPr>
          <w:noProof/>
        </w:rPr>
      </w:pPr>
      <w:r w:rsidRPr="00246021">
        <w:rPr>
          <w:noProof/>
        </w:rPr>
        <w:t>20.</w:t>
      </w:r>
      <w:r w:rsidRPr="00246021">
        <w:rPr>
          <w:noProof/>
        </w:rPr>
        <w:tab/>
        <w:t xml:space="preserve">Petukh, M., Dai, L. and Alexov, E. (2016) SAAMBE: Webserver to Predict the Charge of Binding Free Energy Caused by Amino Acids Mutations. </w:t>
      </w:r>
      <w:r w:rsidRPr="00246021">
        <w:rPr>
          <w:i/>
          <w:noProof/>
        </w:rPr>
        <w:t>Int J Mol Sci</w:t>
      </w:r>
      <w:r w:rsidRPr="00246021">
        <w:rPr>
          <w:noProof/>
        </w:rPr>
        <w:t xml:space="preserve">, </w:t>
      </w:r>
      <w:r w:rsidRPr="00246021">
        <w:rPr>
          <w:b/>
          <w:noProof/>
        </w:rPr>
        <w:t>17</w:t>
      </w:r>
      <w:r w:rsidRPr="00246021">
        <w:rPr>
          <w:noProof/>
        </w:rPr>
        <w:t>, 547.</w:t>
      </w:r>
    </w:p>
    <w:p w14:paraId="7D9B5EA1" w14:textId="701611E8" w:rsidR="00246021" w:rsidRPr="00246021" w:rsidRDefault="00434019" w:rsidP="00246021">
      <w:pPr>
        <w:pStyle w:val="EndNoteBibliography"/>
        <w:ind w:left="720" w:hanging="720"/>
        <w:rPr>
          <w:noProof/>
        </w:rPr>
      </w:pPr>
      <w:hyperlink r:id="rId51" w:history="1">
        <w:r w:rsidR="00246021" w:rsidRPr="00246021">
          <w:rPr>
            <w:rStyle w:val="Hyperlink"/>
            <w:noProof/>
          </w:rPr>
          <w:t>http://www.ncbi.nlm.nih.gov/pubmed/27077847</w:t>
        </w:r>
      </w:hyperlink>
    </w:p>
    <w:p w14:paraId="7136B57E" w14:textId="5670CB90" w:rsidR="00246021" w:rsidRPr="00246021" w:rsidRDefault="00434019" w:rsidP="00246021">
      <w:pPr>
        <w:pStyle w:val="EndNoteBibliography"/>
        <w:ind w:left="720" w:hanging="720"/>
        <w:rPr>
          <w:noProof/>
        </w:rPr>
      </w:pPr>
      <w:hyperlink r:id="rId52" w:history="1">
        <w:r w:rsidR="00246021" w:rsidRPr="00246021">
          <w:rPr>
            <w:rStyle w:val="Hyperlink"/>
            <w:noProof/>
          </w:rPr>
          <w:t>http://dx.doi.org/10.3390/ijms17040547</w:t>
        </w:r>
      </w:hyperlink>
    </w:p>
    <w:p w14:paraId="006C690E" w14:textId="77777777" w:rsidR="00246021" w:rsidRPr="00246021" w:rsidRDefault="00246021" w:rsidP="00246021">
      <w:pPr>
        <w:pStyle w:val="EndNoteBibliography"/>
        <w:rPr>
          <w:noProof/>
        </w:rPr>
      </w:pPr>
    </w:p>
    <w:p w14:paraId="1E17C214" w14:textId="77777777" w:rsidR="00246021" w:rsidRPr="00246021" w:rsidRDefault="00246021" w:rsidP="00246021">
      <w:pPr>
        <w:pStyle w:val="EndNoteBibliography"/>
        <w:ind w:left="720" w:hanging="720"/>
        <w:rPr>
          <w:noProof/>
        </w:rPr>
      </w:pPr>
      <w:r w:rsidRPr="00246021">
        <w:rPr>
          <w:noProof/>
        </w:rPr>
        <w:t>21.</w:t>
      </w:r>
      <w:r w:rsidRPr="00246021">
        <w:rPr>
          <w:noProof/>
        </w:rPr>
        <w:tab/>
        <w:t xml:space="preserve">Geng, C., Vangone, A., Folkers, G.E., Xue, L.C. and Bonvin, A. (2019) iSEE: Interface structure, evolution, and energy-based machine learning predictor of binding affinity changes upon mutations. </w:t>
      </w:r>
      <w:r w:rsidRPr="00246021">
        <w:rPr>
          <w:i/>
          <w:noProof/>
        </w:rPr>
        <w:t>Proteins</w:t>
      </w:r>
      <w:r w:rsidRPr="00246021">
        <w:rPr>
          <w:noProof/>
        </w:rPr>
        <w:t xml:space="preserve">, </w:t>
      </w:r>
      <w:r w:rsidRPr="00246021">
        <w:rPr>
          <w:b/>
          <w:noProof/>
        </w:rPr>
        <w:t>87</w:t>
      </w:r>
      <w:r w:rsidRPr="00246021">
        <w:rPr>
          <w:noProof/>
        </w:rPr>
        <w:t>, 110-119.</w:t>
      </w:r>
    </w:p>
    <w:p w14:paraId="3193F3DF" w14:textId="613AD058" w:rsidR="00246021" w:rsidRPr="00246021" w:rsidRDefault="00434019" w:rsidP="00246021">
      <w:pPr>
        <w:pStyle w:val="EndNoteBibliography"/>
        <w:ind w:left="720" w:hanging="720"/>
        <w:rPr>
          <w:noProof/>
        </w:rPr>
      </w:pPr>
      <w:hyperlink r:id="rId53" w:history="1">
        <w:r w:rsidR="00246021" w:rsidRPr="00246021">
          <w:rPr>
            <w:rStyle w:val="Hyperlink"/>
            <w:noProof/>
          </w:rPr>
          <w:t>http://www.ncbi.nlm.nih.gov/pubmed/30417935</w:t>
        </w:r>
      </w:hyperlink>
    </w:p>
    <w:p w14:paraId="4C54AAFF" w14:textId="22FDED02" w:rsidR="00246021" w:rsidRPr="00246021" w:rsidRDefault="00434019" w:rsidP="00246021">
      <w:pPr>
        <w:pStyle w:val="EndNoteBibliography"/>
        <w:ind w:left="720" w:hanging="720"/>
        <w:rPr>
          <w:noProof/>
        </w:rPr>
      </w:pPr>
      <w:hyperlink r:id="rId54" w:history="1">
        <w:r w:rsidR="00246021" w:rsidRPr="00246021">
          <w:rPr>
            <w:rStyle w:val="Hyperlink"/>
            <w:noProof/>
          </w:rPr>
          <w:t>http://dx.doi.org/10.1002/prot.25630</w:t>
        </w:r>
      </w:hyperlink>
    </w:p>
    <w:p w14:paraId="5A3A9F22" w14:textId="77777777" w:rsidR="00246021" w:rsidRPr="00246021" w:rsidRDefault="00246021" w:rsidP="00246021">
      <w:pPr>
        <w:pStyle w:val="EndNoteBibliography"/>
        <w:rPr>
          <w:noProof/>
        </w:rPr>
      </w:pPr>
    </w:p>
    <w:p w14:paraId="612EFE76" w14:textId="77777777" w:rsidR="00246021" w:rsidRPr="00246021" w:rsidRDefault="00246021" w:rsidP="00246021">
      <w:pPr>
        <w:pStyle w:val="EndNoteBibliography"/>
        <w:ind w:left="720" w:hanging="720"/>
        <w:rPr>
          <w:noProof/>
        </w:rPr>
      </w:pPr>
      <w:r w:rsidRPr="00246021">
        <w:rPr>
          <w:noProof/>
        </w:rPr>
        <w:t>22.</w:t>
      </w:r>
      <w:r w:rsidRPr="00246021">
        <w:rPr>
          <w:noProof/>
        </w:rPr>
        <w:tab/>
        <w:t xml:space="preserve">Kortemme, T. and Baker, D. (2002) A simple physical model for binding energy hot spots in protein-protein complexes. </w:t>
      </w:r>
      <w:r w:rsidRPr="00246021">
        <w:rPr>
          <w:i/>
          <w:noProof/>
        </w:rPr>
        <w:t>Proc Natl Acad Sci U S A</w:t>
      </w:r>
      <w:r w:rsidRPr="00246021">
        <w:rPr>
          <w:noProof/>
        </w:rPr>
        <w:t xml:space="preserve">, </w:t>
      </w:r>
      <w:r w:rsidRPr="00246021">
        <w:rPr>
          <w:b/>
          <w:noProof/>
        </w:rPr>
        <w:t>99</w:t>
      </w:r>
      <w:r w:rsidRPr="00246021">
        <w:rPr>
          <w:noProof/>
        </w:rPr>
        <w:t>, 14116-14121.</w:t>
      </w:r>
    </w:p>
    <w:p w14:paraId="0216A22F" w14:textId="1527D220" w:rsidR="00246021" w:rsidRPr="00246021" w:rsidRDefault="00434019" w:rsidP="00246021">
      <w:pPr>
        <w:pStyle w:val="EndNoteBibliography"/>
        <w:ind w:left="720" w:hanging="720"/>
        <w:rPr>
          <w:noProof/>
        </w:rPr>
      </w:pPr>
      <w:hyperlink r:id="rId55" w:history="1">
        <w:r w:rsidR="00246021" w:rsidRPr="00246021">
          <w:rPr>
            <w:rStyle w:val="Hyperlink"/>
            <w:noProof/>
          </w:rPr>
          <w:t>http://www.ncbi.nlm.nih.gov/pubmed/12381794</w:t>
        </w:r>
      </w:hyperlink>
    </w:p>
    <w:p w14:paraId="172BE78A" w14:textId="66FE766A" w:rsidR="00246021" w:rsidRPr="00246021" w:rsidRDefault="00434019" w:rsidP="00246021">
      <w:pPr>
        <w:pStyle w:val="EndNoteBibliography"/>
        <w:ind w:left="720" w:hanging="720"/>
        <w:rPr>
          <w:noProof/>
        </w:rPr>
      </w:pPr>
      <w:hyperlink r:id="rId56" w:history="1">
        <w:r w:rsidR="00246021" w:rsidRPr="00246021">
          <w:rPr>
            <w:rStyle w:val="Hyperlink"/>
            <w:noProof/>
          </w:rPr>
          <w:t>http://dx.doi.org/10.1073/pnas.202485799</w:t>
        </w:r>
      </w:hyperlink>
    </w:p>
    <w:p w14:paraId="5D7FFBEC" w14:textId="77777777" w:rsidR="00246021" w:rsidRPr="00246021" w:rsidRDefault="00246021" w:rsidP="00246021">
      <w:pPr>
        <w:pStyle w:val="EndNoteBibliography"/>
        <w:rPr>
          <w:noProof/>
        </w:rPr>
      </w:pPr>
    </w:p>
    <w:p w14:paraId="15C16D34" w14:textId="70734335" w:rsidR="00CD60D2" w:rsidRDefault="004B316D">
      <w:r>
        <w:fldChar w:fldCharType="end"/>
      </w:r>
    </w:p>
    <w:sectPr w:rsidR="00CD60D2">
      <w:pgSz w:w="12240" w:h="15840"/>
      <w:pgMar w:top="1440" w:right="1440" w:bottom="1440" w:left="1440" w:header="0" w:footer="0" w:gutter="0"/>
      <w:pgNumType w:start="1"/>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Liberation Sans">
    <w:altName w:val="Arial"/>
    <w:panose1 w:val="020B0604020202020204"/>
    <w:charset w:val="00"/>
    <w:family w:val="swiss"/>
    <w:pitch w:val="variable"/>
    <w:sig w:usb0="E0000AFF" w:usb1="500078FF" w:usb2="00000021" w:usb3="00000000" w:csb0="000001BF" w:csb1="00000000"/>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C47AAD"/>
    <w:multiLevelType w:val="multilevel"/>
    <w:tmpl w:val="4300AA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74790965"/>
    <w:multiLevelType w:val="multilevel"/>
    <w:tmpl w:val="50D6993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rlos Miranda Rodrigues">
    <w15:presenceInfo w15:providerId="AD" w15:userId="S::cmiranda1@student.unimelb.edu.au::a7b93bc1-fd34-4bad-bdf4-c51c4c232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cleic Acids Res Web Server Issue&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550wxrf3f9wd8efrenprwsxxddreffe0zap&quot;&gt;PPIv2&lt;record-ids&gt;&lt;item&gt;29&lt;/item&gt;&lt;item&gt;49&lt;/item&gt;&lt;item&gt;90&lt;/item&gt;&lt;item&gt;91&lt;/item&gt;&lt;item&gt;99&lt;/item&gt;&lt;item&gt;100&lt;/item&gt;&lt;item&gt;102&lt;/item&gt;&lt;item&gt;103&lt;/item&gt;&lt;item&gt;105&lt;/item&gt;&lt;item&gt;106&lt;/item&gt;&lt;item&gt;108&lt;/item&gt;&lt;item&gt;112&lt;/item&gt;&lt;item&gt;113&lt;/item&gt;&lt;item&gt;115&lt;/item&gt;&lt;item&gt;116&lt;/item&gt;&lt;item&gt;118&lt;/item&gt;&lt;item&gt;120&lt;/item&gt;&lt;item&gt;121&lt;/item&gt;&lt;item&gt;122&lt;/item&gt;&lt;item&gt;123&lt;/item&gt;&lt;item&gt;125&lt;/item&gt;&lt;item&gt;126&lt;/item&gt;&lt;item&gt;131&lt;/item&gt;&lt;/record-ids&gt;&lt;/item&gt;&lt;/Libraries&gt;"/>
  </w:docVars>
  <w:rsids>
    <w:rsidRoot w:val="00CD60D2"/>
    <w:rsid w:val="00033A95"/>
    <w:rsid w:val="000B5821"/>
    <w:rsid w:val="000E7FBE"/>
    <w:rsid w:val="0021560A"/>
    <w:rsid w:val="00246021"/>
    <w:rsid w:val="002F342C"/>
    <w:rsid w:val="00334A85"/>
    <w:rsid w:val="00401BE4"/>
    <w:rsid w:val="00434019"/>
    <w:rsid w:val="004B316D"/>
    <w:rsid w:val="0050480F"/>
    <w:rsid w:val="00516F0B"/>
    <w:rsid w:val="00541BD2"/>
    <w:rsid w:val="0056688D"/>
    <w:rsid w:val="006236D4"/>
    <w:rsid w:val="00674CE9"/>
    <w:rsid w:val="00683CA2"/>
    <w:rsid w:val="0068457E"/>
    <w:rsid w:val="006A5DC0"/>
    <w:rsid w:val="006F787F"/>
    <w:rsid w:val="007201FC"/>
    <w:rsid w:val="00733D7F"/>
    <w:rsid w:val="007509AE"/>
    <w:rsid w:val="00756814"/>
    <w:rsid w:val="007649C3"/>
    <w:rsid w:val="007D39B1"/>
    <w:rsid w:val="007E1D79"/>
    <w:rsid w:val="008C2981"/>
    <w:rsid w:val="008F2914"/>
    <w:rsid w:val="00917E29"/>
    <w:rsid w:val="0096300A"/>
    <w:rsid w:val="009D7747"/>
    <w:rsid w:val="00A02FAA"/>
    <w:rsid w:val="00A35096"/>
    <w:rsid w:val="00B80D0D"/>
    <w:rsid w:val="00B87456"/>
    <w:rsid w:val="00BF3A7E"/>
    <w:rsid w:val="00C326C6"/>
    <w:rsid w:val="00C40901"/>
    <w:rsid w:val="00C4179F"/>
    <w:rsid w:val="00C924A2"/>
    <w:rsid w:val="00CD60D2"/>
    <w:rsid w:val="00D43AF3"/>
    <w:rsid w:val="00D55727"/>
    <w:rsid w:val="00D90D8B"/>
    <w:rsid w:val="00E35310"/>
    <w:rsid w:val="00EA5A4C"/>
    <w:rsid w:val="00EA6CD2"/>
    <w:rsid w:val="00F22C72"/>
    <w:rsid w:val="00F32BEC"/>
    <w:rsid w:val="00FB37B8"/>
  </w:rsids>
  <m:mathPr>
    <m:mathFont m:val="Cambria Math"/>
    <m:brkBin m:val="before"/>
    <m:brkBinSub m:val="--"/>
    <m:smallFrac m:val="0"/>
    <m:dispDef/>
    <m:lMargin m:val="0"/>
    <m:rMargin m:val="0"/>
    <m:defJc m:val="centerGroup"/>
    <m:wrapIndent m:val="1440"/>
    <m:intLim m:val="subSup"/>
    <m:naryLim m:val="undOvr"/>
  </m:mathPr>
  <w:themeFontLang w:val="en-GB" w:eastAsia="ko-KR"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CBB7B"/>
  <w15:docId w15:val="{3E89EA35-C3E3-4836-9647-B3063DBF8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Cs w:val="24"/>
        <w:lang w:val="en"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pPr>
    <w:rPr>
      <w:color w:val="00000A"/>
      <w:sz w:val="24"/>
    </w:rPr>
  </w:style>
  <w:style w:type="paragraph" w:styleId="Heading1">
    <w:name w:val="heading 1"/>
    <w:basedOn w:val="Normal"/>
    <w:next w:val="Normal"/>
    <w:qFormat/>
    <w:pPr>
      <w:keepNext/>
      <w:keepLines/>
      <w:outlineLvl w:val="0"/>
    </w:pPr>
    <w:rPr>
      <w:b/>
    </w:rPr>
  </w:style>
  <w:style w:type="paragraph" w:styleId="Heading2">
    <w:name w:val="heading 2"/>
    <w:basedOn w:val="Normal"/>
    <w:next w:val="Normal"/>
    <w:qFormat/>
    <w:pPr>
      <w:keepNext/>
      <w:keepLines/>
      <w:outlineLvl w:val="1"/>
    </w:pPr>
    <w:rPr>
      <w:b/>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rPr>
  </w:style>
  <w:style w:type="paragraph" w:styleId="Heading5">
    <w:name w:val="heading 5"/>
    <w:basedOn w:val="Normal"/>
    <w:next w:val="Normal"/>
    <w:qFormat/>
    <w:pPr>
      <w:keepNext/>
      <w:keepLines/>
      <w:spacing w:before="240" w:after="80"/>
      <w:outlineLvl w:val="4"/>
    </w:pPr>
    <w:rPr>
      <w:color w:val="666666"/>
      <w:sz w:val="22"/>
      <w:szCs w:val="22"/>
    </w:rPr>
  </w:style>
  <w:style w:type="paragraph" w:styleId="Heading6">
    <w:name w:val="heading 6"/>
    <w:basedOn w:val="Normal"/>
    <w:next w:val="Normal"/>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4F3EB2"/>
    <w:rPr>
      <w:rFonts w:ascii="Segoe UI" w:hAnsi="Segoe UI" w:cs="Segoe UI"/>
      <w:sz w:val="18"/>
      <w:szCs w:val="18"/>
    </w:rPr>
  </w:style>
  <w:style w:type="character" w:customStyle="1" w:styleId="EndNoteBibliographyTitleChar">
    <w:name w:val="EndNote Bibliography Title Char"/>
    <w:basedOn w:val="DefaultParagraphFont"/>
    <w:link w:val="EndNoteBibliographyTitle"/>
    <w:qFormat/>
    <w:rsid w:val="004F3EB2"/>
    <w:rPr>
      <w:color w:val="00000A"/>
      <w:sz w:val="24"/>
      <w:lang w:val="en-GB"/>
    </w:rPr>
  </w:style>
  <w:style w:type="character" w:customStyle="1" w:styleId="EndNoteBibliographyChar">
    <w:name w:val="EndNote Bibliography Char"/>
    <w:basedOn w:val="DefaultParagraphFont"/>
    <w:link w:val="EndNoteBibliography"/>
    <w:qFormat/>
    <w:rsid w:val="004F3EB2"/>
    <w:rPr>
      <w:color w:val="00000A"/>
      <w:sz w:val="24"/>
      <w:lang w:val="en-GB"/>
    </w:rPr>
  </w:style>
  <w:style w:type="character" w:customStyle="1" w:styleId="InternetLink">
    <w:name w:val="Internet Link"/>
    <w:basedOn w:val="DefaultParagraphFont"/>
    <w:uiPriority w:val="99"/>
    <w:unhideWhenUsed/>
    <w:rsid w:val="004F3EB2"/>
    <w:rPr>
      <w:color w:val="0000FF" w:themeColor="hyperlink"/>
      <w:u w:val="single"/>
    </w:rPr>
  </w:style>
  <w:style w:type="character" w:customStyle="1" w:styleId="CommentSubjectChar">
    <w:name w:val="Comment Subject Char"/>
    <w:basedOn w:val="CommentTextChar"/>
    <w:link w:val="CommentSubject"/>
    <w:uiPriority w:val="99"/>
    <w:semiHidden/>
    <w:qFormat/>
    <w:rsid w:val="004F3EB2"/>
    <w:rPr>
      <w:b/>
      <w:bCs/>
      <w:sz w:val="20"/>
      <w:szCs w:val="20"/>
    </w:rPr>
  </w:style>
  <w:style w:type="character" w:customStyle="1" w:styleId="UnresolvedMention1">
    <w:name w:val="Unresolved Mention1"/>
    <w:basedOn w:val="DefaultParagraphFont"/>
    <w:uiPriority w:val="99"/>
    <w:semiHidden/>
    <w:unhideWhenUsed/>
    <w:qFormat/>
    <w:rsid w:val="002A43CC"/>
    <w:rPr>
      <w:color w:val="605E5C"/>
      <w:shd w:val="clear" w:color="auto" w:fill="E1DFDD"/>
    </w:rPr>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Liberation Serif" w:cs="Liberation Serif"/>
      <w:position w:val="0"/>
      <w:sz w:val="24"/>
      <w:u w:val="none"/>
      <w:vertAlign w:val="baseline"/>
    </w:rPr>
  </w:style>
  <w:style w:type="character" w:customStyle="1" w:styleId="ListLabel11">
    <w:name w:val="ListLabel 11"/>
    <w:qFormat/>
    <w:rPr>
      <w:rFonts w:eastAsia="Liberation Serif" w:cs="Liberation Serif"/>
      <w:position w:val="0"/>
      <w:sz w:val="24"/>
      <w:u w:val="none"/>
      <w:vertAlign w:val="baseline"/>
    </w:rPr>
  </w:style>
  <w:style w:type="character" w:customStyle="1" w:styleId="ListLabel12">
    <w:name w:val="ListLabel 12"/>
    <w:qFormat/>
    <w:rPr>
      <w:rFonts w:eastAsia="Liberation Serif" w:cs="Liberation Serif"/>
      <w:position w:val="0"/>
      <w:sz w:val="24"/>
      <w:u w:val="none"/>
      <w:vertAlign w:val="baseline"/>
    </w:rPr>
  </w:style>
  <w:style w:type="character" w:customStyle="1" w:styleId="ListLabel13">
    <w:name w:val="ListLabel 13"/>
    <w:qFormat/>
    <w:rPr>
      <w:rFonts w:eastAsia="Liberation Serif" w:cs="Liberation Serif"/>
      <w:position w:val="0"/>
      <w:sz w:val="24"/>
      <w:u w:val="none"/>
      <w:vertAlign w:val="baseline"/>
    </w:rPr>
  </w:style>
  <w:style w:type="character" w:customStyle="1" w:styleId="ListLabel14">
    <w:name w:val="ListLabel 14"/>
    <w:qFormat/>
    <w:rPr>
      <w:rFonts w:eastAsia="Liberation Serif" w:cs="Liberation Serif"/>
      <w:position w:val="0"/>
      <w:sz w:val="24"/>
      <w:u w:val="none"/>
      <w:vertAlign w:val="baseline"/>
    </w:rPr>
  </w:style>
  <w:style w:type="character" w:customStyle="1" w:styleId="ListLabel15">
    <w:name w:val="ListLabel 15"/>
    <w:qFormat/>
    <w:rPr>
      <w:rFonts w:eastAsia="Liberation Serif" w:cs="Liberation Serif"/>
      <w:position w:val="0"/>
      <w:sz w:val="24"/>
      <w:u w:val="none"/>
      <w:vertAlign w:val="baseline"/>
    </w:rPr>
  </w:style>
  <w:style w:type="character" w:customStyle="1" w:styleId="ListLabel16">
    <w:name w:val="ListLabel 16"/>
    <w:qFormat/>
    <w:rPr>
      <w:rFonts w:eastAsia="Liberation Serif" w:cs="Liberation Serif"/>
      <w:position w:val="0"/>
      <w:sz w:val="24"/>
      <w:u w:val="none"/>
      <w:vertAlign w:val="baseline"/>
    </w:rPr>
  </w:style>
  <w:style w:type="character" w:customStyle="1" w:styleId="ListLabel17">
    <w:name w:val="ListLabel 17"/>
    <w:qFormat/>
    <w:rPr>
      <w:rFonts w:eastAsia="Liberation Serif" w:cs="Liberation Serif"/>
      <w:position w:val="0"/>
      <w:sz w:val="24"/>
      <w:u w:val="none"/>
      <w:vertAlign w:val="baseline"/>
    </w:rPr>
  </w:style>
  <w:style w:type="character" w:customStyle="1" w:styleId="ListLabel18">
    <w:name w:val="ListLabel 18"/>
    <w:qFormat/>
    <w:rPr>
      <w:rFonts w:eastAsia="Liberation Serif" w:cs="Liberation Serif"/>
      <w:position w:val="0"/>
      <w:sz w:val="24"/>
      <w:u w:val="none"/>
      <w:vertAlign w:val="baseline"/>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rsid w:val="004F3EB2"/>
    <w:pPr>
      <w:spacing w:line="240" w:lineRule="auto"/>
    </w:pPr>
    <w:rPr>
      <w:rFonts w:ascii="Segoe UI" w:hAnsi="Segoe UI" w:cs="Segoe UI"/>
      <w:sz w:val="18"/>
      <w:szCs w:val="18"/>
    </w:rPr>
  </w:style>
  <w:style w:type="paragraph" w:customStyle="1" w:styleId="EndNoteBibliographyTitle">
    <w:name w:val="EndNote Bibliography Title"/>
    <w:basedOn w:val="Normal"/>
    <w:link w:val="EndNoteBibliographyTitleChar"/>
    <w:qFormat/>
    <w:rsid w:val="004F3EB2"/>
    <w:pPr>
      <w:jc w:val="center"/>
    </w:pPr>
    <w:rPr>
      <w:lang w:val="en-GB"/>
    </w:rPr>
  </w:style>
  <w:style w:type="paragraph" w:customStyle="1" w:styleId="EndNoteBibliography">
    <w:name w:val="EndNote Bibliography"/>
    <w:basedOn w:val="Normal"/>
    <w:link w:val="EndNoteBibliographyChar"/>
    <w:qFormat/>
    <w:rsid w:val="004F3EB2"/>
    <w:pPr>
      <w:spacing w:line="240" w:lineRule="auto"/>
    </w:pPr>
    <w:rPr>
      <w:lang w:val="en-GB"/>
    </w:rPr>
  </w:style>
  <w:style w:type="paragraph" w:styleId="CommentSubject">
    <w:name w:val="annotation subject"/>
    <w:basedOn w:val="CommentText"/>
    <w:link w:val="CommentSubjectChar"/>
    <w:uiPriority w:val="99"/>
    <w:semiHidden/>
    <w:unhideWhenUsed/>
    <w:qFormat/>
    <w:rsid w:val="004F3EB2"/>
    <w:rPr>
      <w:b/>
      <w:bCs/>
    </w:rPr>
  </w:style>
  <w:style w:type="paragraph" w:styleId="NoSpacing">
    <w:name w:val="No Spacing"/>
    <w:uiPriority w:val="1"/>
    <w:qFormat/>
    <w:rsid w:val="008C5D46"/>
    <w:rPr>
      <w:color w:val="00000A"/>
      <w:sz w:val="24"/>
    </w:rPr>
  </w:style>
  <w:style w:type="paragraph" w:styleId="ListParagraph">
    <w:name w:val="List Paragraph"/>
    <w:basedOn w:val="Normal"/>
    <w:uiPriority w:val="34"/>
    <w:qFormat/>
    <w:rsid w:val="00982EEF"/>
    <w:pPr>
      <w:ind w:left="720"/>
      <w:contextualSpacing/>
    </w:pPr>
  </w:style>
  <w:style w:type="table" w:styleId="TableGrid">
    <w:name w:val="Table Grid"/>
    <w:basedOn w:val="TableNormal"/>
    <w:uiPriority w:val="39"/>
    <w:rsid w:val="004F3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B316D"/>
    <w:rPr>
      <w:color w:val="0000FF" w:themeColor="hyperlink"/>
      <w:u w:val="single"/>
    </w:rPr>
  </w:style>
  <w:style w:type="character" w:customStyle="1" w:styleId="UnresolvedMention">
    <w:name w:val="Unresolved Mention"/>
    <w:basedOn w:val="DefaultParagraphFont"/>
    <w:uiPriority w:val="99"/>
    <w:semiHidden/>
    <w:unhideWhenUsed/>
    <w:rsid w:val="00D557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www.ncbi.nlm.nih.gov/pubmed/8254673" TargetMode="External"/><Relationship Id="rId26" Type="http://schemas.openxmlformats.org/officeDocument/2006/relationships/hyperlink" Target="http://dx.doi.org/10.1006/jmbi.1996.0114" TargetMode="External"/><Relationship Id="rId39" Type="http://schemas.openxmlformats.org/officeDocument/2006/relationships/hyperlink" Target="http://www.ncbi.nlm.nih.gov/pubmed/15980494" TargetMode="External"/><Relationship Id="rId21" Type="http://schemas.openxmlformats.org/officeDocument/2006/relationships/hyperlink" Target="http://dx.doi.org/10.1126/science.1202617" TargetMode="External"/><Relationship Id="rId34" Type="http://schemas.openxmlformats.org/officeDocument/2006/relationships/hyperlink" Target="http://dx.doi.org/10.1093/bioinformatics/btp163" TargetMode="External"/><Relationship Id="rId42" Type="http://schemas.openxmlformats.org/officeDocument/2006/relationships/hyperlink" Target="http://dx.doi.org/10.1093/bioinformatics/btl461" TargetMode="External"/><Relationship Id="rId47" Type="http://schemas.openxmlformats.org/officeDocument/2006/relationships/hyperlink" Target="http://www.ncbi.nlm.nih.gov/pubmed/23723246" TargetMode="External"/><Relationship Id="rId50" Type="http://schemas.openxmlformats.org/officeDocument/2006/relationships/hyperlink" Target="http://dx.doi.org/10.1093/nar/gkw374" TargetMode="External"/><Relationship Id="rId55" Type="http://schemas.openxmlformats.org/officeDocument/2006/relationships/hyperlink" Target="http://www.ncbi.nlm.nih.gov/pubmed/12381794"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www.ncbi.nlm.nih.gov/pubmed/10706611" TargetMode="External"/><Relationship Id="rId11" Type="http://schemas.openxmlformats.org/officeDocument/2006/relationships/image" Target="media/image6.png"/><Relationship Id="rId24" Type="http://schemas.openxmlformats.org/officeDocument/2006/relationships/hyperlink" Target="http://www.ncbi.nlm.nih.gov/pubmed/10592278" TargetMode="External"/><Relationship Id="rId32" Type="http://schemas.openxmlformats.org/officeDocument/2006/relationships/hyperlink" Target="http://dx.doi.org/10.1093/bioinformatics/btt691" TargetMode="External"/><Relationship Id="rId37" Type="http://schemas.openxmlformats.org/officeDocument/2006/relationships/hyperlink" Target="http://www.ncbi.nlm.nih.gov/pubmed/27964945" TargetMode="External"/><Relationship Id="rId40" Type="http://schemas.openxmlformats.org/officeDocument/2006/relationships/hyperlink" Target="http://dx.doi.org/10.1093/nar/gki387" TargetMode="External"/><Relationship Id="rId45" Type="http://schemas.openxmlformats.org/officeDocument/2006/relationships/hyperlink" Target="http://www.ncbi.nlm.nih.gov/pubmed/22859501" TargetMode="External"/><Relationship Id="rId53" Type="http://schemas.openxmlformats.org/officeDocument/2006/relationships/hyperlink" Target="http://www.ncbi.nlm.nih.gov/pubmed/30417935"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http://dx.doi.org/10.1006/jmbi.1993.1626"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ncbi.nlm.nih.gov/pubmed/22634563" TargetMode="External"/><Relationship Id="rId27" Type="http://schemas.openxmlformats.org/officeDocument/2006/relationships/hyperlink" Target="http://www.ncbi.nlm.nih.gov/pubmed/11782533" TargetMode="External"/><Relationship Id="rId30" Type="http://schemas.openxmlformats.org/officeDocument/2006/relationships/hyperlink" Target="http://dx.doi.org/10.1073/pnas.040573597" TargetMode="External"/><Relationship Id="rId35" Type="http://schemas.openxmlformats.org/officeDocument/2006/relationships/hyperlink" Target="http://www.ncbi.nlm.nih.gov/pubmed/29528364" TargetMode="External"/><Relationship Id="rId43" Type="http://schemas.openxmlformats.org/officeDocument/2006/relationships/hyperlink" Target="http://www.ncbi.nlm.nih.gov/pubmed/30020414" TargetMode="External"/><Relationship Id="rId48" Type="http://schemas.openxmlformats.org/officeDocument/2006/relationships/hyperlink" Target="http://dx.doi.org/10.1093/nar/gkt450" TargetMode="External"/><Relationship Id="rId56" Type="http://schemas.openxmlformats.org/officeDocument/2006/relationships/hyperlink" Target="http://dx.doi.org/10.1073/pnas.202485799" TargetMode="External"/><Relationship Id="rId8" Type="http://schemas.openxmlformats.org/officeDocument/2006/relationships/image" Target="media/image3.png"/><Relationship Id="rId51" Type="http://schemas.openxmlformats.org/officeDocument/2006/relationships/hyperlink" Target="http://www.ncbi.nlm.nih.gov/pubmed/27077847"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dx.doi.org/10.1007/s10994-006-6226-1" TargetMode="External"/><Relationship Id="rId25" Type="http://schemas.openxmlformats.org/officeDocument/2006/relationships/hyperlink" Target="http://www.ncbi.nlm.nih.gov/pubmed/8604144" TargetMode="External"/><Relationship Id="rId33" Type="http://schemas.openxmlformats.org/officeDocument/2006/relationships/hyperlink" Target="http://www.ncbi.nlm.nih.gov/pubmed/19304878" TargetMode="External"/><Relationship Id="rId38" Type="http://schemas.openxmlformats.org/officeDocument/2006/relationships/hyperlink" Target="http://dx.doi.org/10.1016/j.jmb.2016.12.004" TargetMode="External"/><Relationship Id="rId46" Type="http://schemas.openxmlformats.org/officeDocument/2006/relationships/hyperlink" Target="http://dx.doi.org/10.1093/bioinformatics/bts489" TargetMode="External"/><Relationship Id="rId59" Type="http://schemas.openxmlformats.org/officeDocument/2006/relationships/theme" Target="theme/theme1.xml"/><Relationship Id="rId20" Type="http://schemas.openxmlformats.org/officeDocument/2006/relationships/hyperlink" Target="http://www.ncbi.nlm.nih.gov/pubmed/21566186" TargetMode="External"/><Relationship Id="rId41" Type="http://schemas.openxmlformats.org/officeDocument/2006/relationships/hyperlink" Target="http://www.ncbi.nlm.nih.gov/pubmed/16940322" TargetMode="External"/><Relationship Id="rId54" Type="http://schemas.openxmlformats.org/officeDocument/2006/relationships/hyperlink" Target="http://dx.doi.org/10.1002/prot.25630"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dx.doi.org/10.1038/nbt.2214" TargetMode="External"/><Relationship Id="rId28" Type="http://schemas.openxmlformats.org/officeDocument/2006/relationships/hyperlink" Target="http://dx.doi.org/10.1073/pnas.022408799" TargetMode="External"/><Relationship Id="rId36" Type="http://schemas.openxmlformats.org/officeDocument/2006/relationships/hyperlink" Target="http://dx.doi.org/10.1093/bioinformatics/bty140" TargetMode="External"/><Relationship Id="rId49" Type="http://schemas.openxmlformats.org/officeDocument/2006/relationships/hyperlink" Target="http://www.ncbi.nlm.nih.gov/pubmed/27150810" TargetMode="External"/><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hyperlink" Target="http://www.ncbi.nlm.nih.gov/pubmed/24281696" TargetMode="External"/><Relationship Id="rId44" Type="http://schemas.openxmlformats.org/officeDocument/2006/relationships/hyperlink" Target="http://dx.doi.org/10.1093/bioinformatics/bty635" TargetMode="External"/><Relationship Id="rId52" Type="http://schemas.openxmlformats.org/officeDocument/2006/relationships/hyperlink" Target="http://dx.doi.org/10.3390/ijms170405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2C56B-2FBC-4A66-8EBC-BE1E5DD0D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7334</Words>
  <Characters>41806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Ascher</dc:creator>
  <dc:description/>
  <cp:lastModifiedBy>David Ascher</cp:lastModifiedBy>
  <cp:revision>4</cp:revision>
  <dcterms:created xsi:type="dcterms:W3CDTF">2019-04-11T06:28:00Z</dcterms:created>
  <dcterms:modified xsi:type="dcterms:W3CDTF">2019-04-30T07:55:00Z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